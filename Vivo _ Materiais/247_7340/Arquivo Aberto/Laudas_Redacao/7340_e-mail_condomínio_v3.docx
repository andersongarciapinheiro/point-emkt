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78597B5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4B19CD66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</w:p>
    <w:p w14:paraId="37E9A94F" w14:textId="224270F1" w:rsidR="00760E3B" w:rsidRPr="003B5842" w:rsidRDefault="00DE1C98" w:rsidP="00760E3B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BFBFBF" w:themeColor="background1" w:themeShade="BF"/>
          <w:sz w:val="22"/>
          <w:szCs w:val="22"/>
        </w:rPr>
        <w:t>E-MAIL CONDOMÍNIO</w:t>
      </w:r>
    </w:p>
    <w:p w14:paraId="1A10FAB7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186F0F1B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77A3435D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</w:t>
      </w:r>
      <w:proofErr w:type="spellStart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subject</w:t>
      </w:r>
      <w:proofErr w:type="spellEnd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)</w:t>
      </w:r>
    </w:p>
    <w:p w14:paraId="1FD91C64" w14:textId="34723983" w:rsidR="003B5842" w:rsidRP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Que tal</w:t>
      </w:r>
      <w:r w:rsidR="00AE647D">
        <w:rPr>
          <w:rFonts w:ascii="Arial" w:hAnsi="Arial" w:cs="Arial"/>
          <w:sz w:val="22"/>
          <w:szCs w:val="22"/>
        </w:rPr>
        <w:t xml:space="preserve"> ter ultravelocidade de 600 Mega</w:t>
      </w:r>
    </w:p>
    <w:p w14:paraId="194A6BBC" w14:textId="2CBDD479" w:rsid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eastAsia="Apple Color Emoji" w:hAnsi="Arial" w:cs="Arial"/>
          <w:sz w:val="22"/>
          <w:szCs w:val="22"/>
        </w:rPr>
        <w:t xml:space="preserve">Essa é pra você, morador do </w:t>
      </w:r>
      <w:proofErr w:type="spellStart"/>
      <w:r>
        <w:rPr>
          <w:rFonts w:ascii="Arial" w:eastAsia="Apple Color Emoji" w:hAnsi="Arial" w:cs="Arial"/>
          <w:sz w:val="22"/>
          <w:szCs w:val="22"/>
        </w:rPr>
        <w:t>Myra</w:t>
      </w:r>
      <w:proofErr w:type="spellEnd"/>
    </w:p>
    <w:p w14:paraId="18DD4378" w14:textId="65C3F602" w:rsidR="00DE1C98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  <w:r>
        <w:rPr>
          <w:rFonts w:ascii="Arial" w:eastAsia="Apple Color Emoji" w:hAnsi="Arial" w:cs="Arial"/>
          <w:sz w:val="22"/>
          <w:szCs w:val="22"/>
        </w:rPr>
        <w:t xml:space="preserve">Ultravelocidade pra você que mora no </w:t>
      </w:r>
      <w:proofErr w:type="spellStart"/>
      <w:r>
        <w:rPr>
          <w:rFonts w:ascii="Arial" w:eastAsia="Apple Color Emoji" w:hAnsi="Arial" w:cs="Arial"/>
          <w:sz w:val="22"/>
          <w:szCs w:val="22"/>
        </w:rPr>
        <w:t>Myra</w:t>
      </w:r>
      <w:proofErr w:type="spellEnd"/>
    </w:p>
    <w:p w14:paraId="6073D20A" w14:textId="77777777" w:rsidR="00DE1C98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</w:p>
    <w:p w14:paraId="7B720F5B" w14:textId="77777777" w:rsidR="00DE1C98" w:rsidRPr="003B5842" w:rsidRDefault="00DE1C98" w:rsidP="00760E3B">
      <w:pPr>
        <w:contextualSpacing/>
        <w:rPr>
          <w:rFonts w:ascii="Arial" w:eastAsia="Apple Color Emoji" w:hAnsi="Arial" w:cs="Arial"/>
          <w:sz w:val="22"/>
          <w:szCs w:val="22"/>
        </w:rPr>
      </w:pPr>
    </w:p>
    <w:p w14:paraId="6B4AF346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</w:t>
      </w:r>
      <w:proofErr w:type="spellStart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pré</w:t>
      </w:r>
      <w:proofErr w:type="spellEnd"/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-header)</w:t>
      </w:r>
    </w:p>
    <w:p w14:paraId="0151A0DD" w14:textId="0A707FA3" w:rsidR="003B5842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Tem Vivo Fibra no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Myra</w:t>
      </w:r>
      <w:proofErr w:type="spellEnd"/>
    </w:p>
    <w:p w14:paraId="098D01E6" w14:textId="6F426043" w:rsidR="00DE1C98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Vivo Fibra com 600 Mega disponível</w:t>
      </w:r>
    </w:p>
    <w:p w14:paraId="29C19D98" w14:textId="3399BE28" w:rsidR="00DE1C98" w:rsidRPr="003B5842" w:rsidRDefault="00DE1C98" w:rsidP="00760E3B">
      <w:pP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</w:pPr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 xml:space="preserve">Vivo Fibra com muitos benefícios pra </w:t>
      </w:r>
      <w:proofErr w:type="spellStart"/>
      <w:r>
        <w:rPr>
          <w:rFonts w:ascii="Arial" w:hAnsi="Arial" w:cs="Arial"/>
          <w:color w:val="000000" w:themeColor="text1"/>
          <w:sz w:val="22"/>
          <w:szCs w:val="22"/>
          <w:shd w:val="clear" w:color="auto" w:fill="FFFFFF"/>
        </w:rPr>
        <w:t>vc</w:t>
      </w:r>
      <w:proofErr w:type="spellEnd"/>
    </w:p>
    <w:p w14:paraId="4B22610D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00F1FB41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5E40A3AF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</w:rPr>
        <w:t>(e-mail)</w:t>
      </w:r>
    </w:p>
    <w:p w14:paraId="70D45DD1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</w:rPr>
      </w:pPr>
    </w:p>
    <w:p w14:paraId="43A7FB18" w14:textId="01B0AD53" w:rsidR="0001676F" w:rsidRPr="0001676F" w:rsidRDefault="0001676F" w:rsidP="0001676F">
      <w:pPr>
        <w:contextualSpacing/>
        <w:rPr>
          <w:rFonts w:ascii="Arial" w:hAnsi="Arial" w:cs="Arial"/>
          <w:b/>
          <w:bCs/>
        </w:rPr>
      </w:pPr>
      <w:r w:rsidRPr="0001676F">
        <w:rPr>
          <w:rFonts w:ascii="Arial" w:hAnsi="Arial" w:cs="Arial"/>
          <w:b/>
          <w:bCs/>
          <w:highlight w:val="yellow"/>
        </w:rPr>
        <w:t xml:space="preserve">Chegamos </w:t>
      </w:r>
      <w:ins w:id="0" w:author="arizona" w:date="2021-09-13T16:06:00Z">
        <w:r w:rsidR="0012198C">
          <w:rPr>
            <w:rFonts w:ascii="Arial" w:hAnsi="Arial" w:cs="Arial"/>
            <w:b/>
            <w:bCs/>
            <w:highlight w:val="yellow"/>
          </w:rPr>
          <w:t>no seu</w:t>
        </w:r>
      </w:ins>
      <w:r w:rsidRPr="0001676F">
        <w:rPr>
          <w:rFonts w:ascii="Arial" w:hAnsi="Arial" w:cs="Arial"/>
          <w:b/>
          <w:bCs/>
          <w:highlight w:val="yellow"/>
        </w:rPr>
        <w:t xml:space="preserve"> condomínio ;)</w:t>
      </w:r>
      <w:r w:rsidRPr="0001676F">
        <w:rPr>
          <w:rFonts w:ascii="Arial" w:hAnsi="Arial" w:cs="Arial"/>
          <w:b/>
          <w:bCs/>
        </w:rPr>
        <w:t xml:space="preserve"> </w:t>
      </w:r>
    </w:p>
    <w:p w14:paraId="517E2A25" w14:textId="77777777" w:rsidR="00760E3B" w:rsidRPr="003B5842" w:rsidRDefault="00760E3B" w:rsidP="00760E3B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7023AD32" w14:textId="77777777" w:rsidR="00760E3B" w:rsidRDefault="00760E3B" w:rsidP="00760E3B">
      <w:pPr>
        <w:contextualSpacing/>
        <w:rPr>
          <w:rFonts w:ascii="Arial" w:hAnsi="Arial" w:cs="Arial"/>
          <w:color w:val="000000" w:themeColor="text1"/>
          <w:sz w:val="22"/>
          <w:szCs w:val="22"/>
        </w:rPr>
      </w:pPr>
    </w:p>
    <w:p w14:paraId="23B85C9D" w14:textId="1E929196" w:rsidR="00760E3B" w:rsidRPr="0012198C" w:rsidRDefault="00DE1C98" w:rsidP="00760E3B">
      <w:pPr>
        <w:contextualSpacing/>
        <w:rPr>
          <w:rFonts w:ascii="Arial" w:hAnsi="Arial" w:cs="Arial"/>
          <w:color w:val="FF0000"/>
          <w:sz w:val="22"/>
          <w:szCs w:val="22"/>
        </w:rPr>
      </w:pPr>
      <w:bookmarkStart w:id="1" w:name="_GoBack"/>
      <w:r w:rsidRPr="0012198C">
        <w:rPr>
          <w:rFonts w:ascii="Arial" w:hAnsi="Arial" w:cs="Arial"/>
          <w:color w:val="FF0000"/>
          <w:sz w:val="22"/>
          <w:szCs w:val="22"/>
        </w:rPr>
        <w:t>Olá morador, tudo bem?</w:t>
      </w:r>
    </w:p>
    <w:bookmarkEnd w:id="1"/>
    <w:p w14:paraId="41718E13" w14:textId="77777777" w:rsidR="003B5842" w:rsidRDefault="003B5842" w:rsidP="00760E3B">
      <w:pPr>
        <w:contextualSpacing/>
        <w:rPr>
          <w:rFonts w:ascii="Arial" w:hAnsi="Arial" w:cs="Arial"/>
          <w:color w:val="212121"/>
          <w:sz w:val="22"/>
          <w:szCs w:val="22"/>
        </w:rPr>
      </w:pPr>
    </w:p>
    <w:p w14:paraId="542C489A" w14:textId="4BA7A0B0" w:rsidR="003B5842" w:rsidRDefault="00DE1C98" w:rsidP="003B5842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212121"/>
          <w:sz w:val="22"/>
          <w:szCs w:val="22"/>
        </w:rPr>
        <w:t xml:space="preserve">A Vivo tem uma ótima notícia pra você que é morador do </w:t>
      </w:r>
      <w:proofErr w:type="spellStart"/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>Myra</w:t>
      </w:r>
      <w:proofErr w:type="spellEnd"/>
      <w:r w:rsidR="0001676F" w:rsidRPr="0001676F">
        <w:rPr>
          <w:rFonts w:ascii="Arial" w:hAnsi="Arial" w:cs="Arial"/>
          <w:color w:val="212121"/>
          <w:sz w:val="22"/>
          <w:szCs w:val="22"/>
          <w:highlight w:val="yellow"/>
        </w:rPr>
        <w:t xml:space="preserve"> Alphaville</w:t>
      </w:r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>.</w:t>
      </w:r>
      <w:r>
        <w:rPr>
          <w:rFonts w:ascii="Arial" w:hAnsi="Arial" w:cs="Arial"/>
          <w:color w:val="212121"/>
          <w:sz w:val="22"/>
          <w:szCs w:val="22"/>
        </w:rPr>
        <w:t xml:space="preserve"> É que</w:t>
      </w:r>
      <w:r w:rsidR="00512B31">
        <w:rPr>
          <w:rFonts w:ascii="Arial" w:hAnsi="Arial" w:cs="Arial"/>
          <w:color w:val="212121"/>
          <w:sz w:val="22"/>
          <w:szCs w:val="22"/>
        </w:rPr>
        <w:t>,</w:t>
      </w:r>
      <w:r>
        <w:rPr>
          <w:rFonts w:ascii="Arial" w:hAnsi="Arial" w:cs="Arial"/>
          <w:color w:val="212121"/>
          <w:sz w:val="22"/>
          <w:szCs w:val="22"/>
        </w:rPr>
        <w:t xml:space="preserve"> agora</w:t>
      </w:r>
      <w:r w:rsidR="00512B31">
        <w:rPr>
          <w:rFonts w:ascii="Arial" w:hAnsi="Arial" w:cs="Arial"/>
          <w:color w:val="212121"/>
          <w:sz w:val="22"/>
          <w:szCs w:val="22"/>
        </w:rPr>
        <w:t>,</w:t>
      </w:r>
      <w:r>
        <w:rPr>
          <w:rFonts w:ascii="Arial" w:hAnsi="Arial" w:cs="Arial"/>
          <w:color w:val="212121"/>
          <w:sz w:val="22"/>
          <w:szCs w:val="22"/>
        </w:rPr>
        <w:t xml:space="preserve"> você poderá ter a melhor tecnologia de internet com até 600 Mega de velocidade na sua casa!</w:t>
      </w:r>
    </w:p>
    <w:p w14:paraId="4100C0E9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41EA2FC9" w14:textId="77777777" w:rsid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1D22DB4C" w14:textId="121A2476" w:rsidR="003B5842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Comodidade e rapidez na instalação com muitos benefícios pra você:</w:t>
      </w:r>
    </w:p>
    <w:p w14:paraId="705B8FCF" w14:textId="77777777" w:rsidR="00DE1C98" w:rsidRDefault="00DE1C98" w:rsidP="003B5842">
      <w:pPr>
        <w:rPr>
          <w:rFonts w:ascii="Arial" w:hAnsi="Arial" w:cs="Arial"/>
          <w:color w:val="000000"/>
          <w:sz w:val="22"/>
          <w:szCs w:val="22"/>
        </w:rPr>
      </w:pPr>
    </w:p>
    <w:p w14:paraId="0D7D2835" w14:textId="2A371C22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- </w:t>
      </w:r>
      <w:r w:rsidRPr="00DE1C98">
        <w:rPr>
          <w:rFonts w:ascii="Arial" w:hAnsi="Arial" w:cs="Arial"/>
          <w:color w:val="000000"/>
          <w:sz w:val="22"/>
          <w:szCs w:val="22"/>
        </w:rPr>
        <w:t xml:space="preserve">Vivo Play: pacotes de TV mais completos, com os maiores sucessos de bilheteria </w:t>
      </w:r>
      <w:r w:rsidR="005052A7">
        <w:rPr>
          <w:rFonts w:ascii="Arial" w:hAnsi="Arial" w:cs="Arial"/>
          <w:color w:val="000000"/>
          <w:sz w:val="22"/>
          <w:szCs w:val="22"/>
        </w:rPr>
        <w:t>e as melhores sé</w:t>
      </w:r>
      <w:r w:rsidRPr="00DE1C98">
        <w:rPr>
          <w:rFonts w:ascii="Arial" w:hAnsi="Arial" w:cs="Arial"/>
          <w:color w:val="000000"/>
          <w:sz w:val="22"/>
          <w:szCs w:val="22"/>
        </w:rPr>
        <w:t>ries na sua casa</w:t>
      </w:r>
      <w:r w:rsidR="008B3641">
        <w:rPr>
          <w:rFonts w:ascii="Arial" w:hAnsi="Arial" w:cs="Arial"/>
          <w:color w:val="000000"/>
          <w:sz w:val="22"/>
          <w:szCs w:val="22"/>
        </w:rPr>
        <w:t>.</w:t>
      </w:r>
    </w:p>
    <w:p w14:paraId="12A27D0B" w14:textId="4E4AF402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 Ultravelocidade de até 600 Mega</w:t>
      </w:r>
      <w:r w:rsidR="008B3641">
        <w:rPr>
          <w:rFonts w:ascii="Arial" w:hAnsi="Arial" w:cs="Arial"/>
          <w:color w:val="000000"/>
          <w:sz w:val="22"/>
          <w:szCs w:val="22"/>
        </w:rPr>
        <w:t>.</w:t>
      </w:r>
    </w:p>
    <w:p w14:paraId="6E1D2E75" w14:textId="2C7FCB3E" w:rsid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- Apps integrad</w:t>
      </w:r>
      <w:r w:rsidR="00512B31">
        <w:rPr>
          <w:rFonts w:ascii="Arial" w:hAnsi="Arial" w:cs="Arial"/>
          <w:color w:val="000000"/>
          <w:sz w:val="22"/>
          <w:szCs w:val="22"/>
        </w:rPr>
        <w:t xml:space="preserve">os na TV: Disney+, Netflix, </w:t>
      </w:r>
      <w:proofErr w:type="spellStart"/>
      <w:r w:rsidR="00512B31">
        <w:rPr>
          <w:rFonts w:ascii="Arial" w:hAnsi="Arial" w:cs="Arial"/>
          <w:color w:val="000000"/>
          <w:sz w:val="22"/>
          <w:szCs w:val="22"/>
        </w:rPr>
        <w:t>YouT</w:t>
      </w:r>
      <w:r>
        <w:rPr>
          <w:rFonts w:ascii="Arial" w:hAnsi="Arial" w:cs="Arial"/>
          <w:color w:val="000000"/>
          <w:sz w:val="22"/>
          <w:szCs w:val="22"/>
        </w:rPr>
        <w:t>ube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e Prime Video</w:t>
      </w:r>
      <w:r w:rsidR="008B3641">
        <w:rPr>
          <w:rFonts w:ascii="Arial" w:hAnsi="Arial" w:cs="Arial"/>
          <w:color w:val="000000"/>
          <w:sz w:val="22"/>
          <w:szCs w:val="22"/>
        </w:rPr>
        <w:t>.</w:t>
      </w:r>
    </w:p>
    <w:p w14:paraId="708C429A" w14:textId="3DA4CD2F" w:rsidR="00DE1C98" w:rsidRPr="00DE1C98" w:rsidRDefault="00DE1C98" w:rsidP="00DE1C98">
      <w:p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- Solução de Wi-Fi com </w:t>
      </w:r>
      <w:r w:rsidR="005052A7">
        <w:rPr>
          <w:rFonts w:ascii="Arial" w:hAnsi="Arial" w:cs="Arial"/>
          <w:color w:val="000000"/>
          <w:sz w:val="22"/>
          <w:szCs w:val="22"/>
        </w:rPr>
        <w:t>ótimo sinal em todos os cômodos</w:t>
      </w:r>
      <w:r w:rsidR="008B3641">
        <w:rPr>
          <w:rFonts w:ascii="Arial" w:hAnsi="Arial" w:cs="Arial"/>
          <w:color w:val="000000"/>
          <w:sz w:val="22"/>
          <w:szCs w:val="22"/>
        </w:rPr>
        <w:t>.</w:t>
      </w:r>
    </w:p>
    <w:p w14:paraId="54F57C77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50381BD1" w14:textId="77777777" w:rsidR="003B5842" w:rsidRP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13900D0D" w14:textId="567CDFA8" w:rsidR="003B5842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Gostou?</w:t>
      </w:r>
    </w:p>
    <w:p w14:paraId="57A455D0" w14:textId="7007FB41" w:rsidR="00DE1C98" w:rsidRPr="00DE1C98" w:rsidRDefault="00DE1C98" w:rsidP="003B5842">
      <w:pPr>
        <w:rPr>
          <w:rFonts w:ascii="Arial" w:hAnsi="Arial" w:cs="Arial"/>
          <w:b/>
          <w:color w:val="000000"/>
          <w:sz w:val="22"/>
          <w:szCs w:val="22"/>
        </w:rPr>
      </w:pPr>
      <w:r w:rsidRPr="00DE1C98">
        <w:rPr>
          <w:rFonts w:ascii="Arial" w:hAnsi="Arial" w:cs="Arial"/>
          <w:b/>
          <w:color w:val="000000"/>
          <w:sz w:val="22"/>
          <w:szCs w:val="22"/>
        </w:rPr>
        <w:t>Fale com um de nossos consultores!</w:t>
      </w:r>
    </w:p>
    <w:p w14:paraId="753F60C7" w14:textId="77777777" w:rsidR="00DE1C98" w:rsidRPr="00DE1C98" w:rsidRDefault="00DE1C98" w:rsidP="003B5842">
      <w:pPr>
        <w:contextualSpacing/>
        <w:rPr>
          <w:rFonts w:ascii="Arial" w:hAnsi="Arial" w:cs="Arial"/>
          <w:sz w:val="22"/>
          <w:szCs w:val="22"/>
        </w:rPr>
      </w:pPr>
    </w:p>
    <w:p w14:paraId="47788724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Anderson Silva</w:t>
      </w:r>
    </w:p>
    <w:p w14:paraId="75E54DBC" w14:textId="232A53D3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Pr="00DE1C98">
        <w:rPr>
          <w:rFonts w:ascii="Arial" w:hAnsi="Arial" w:cs="Arial"/>
          <w:sz w:val="22"/>
          <w:szCs w:val="22"/>
        </w:rPr>
        <w:t>11</w:t>
      </w:r>
      <w:r>
        <w:rPr>
          <w:rFonts w:ascii="Arial" w:hAnsi="Arial" w:cs="Arial"/>
          <w:sz w:val="22"/>
          <w:szCs w:val="22"/>
        </w:rPr>
        <w:t xml:space="preserve">) </w:t>
      </w:r>
      <w:r w:rsidRPr="00DE1C98">
        <w:rPr>
          <w:rFonts w:ascii="Arial" w:hAnsi="Arial" w:cs="Arial"/>
          <w:sz w:val="22"/>
          <w:szCs w:val="22"/>
        </w:rPr>
        <w:t>98195</w:t>
      </w:r>
      <w:r>
        <w:rPr>
          <w:rFonts w:ascii="Arial" w:hAnsi="Arial" w:cs="Arial"/>
          <w:sz w:val="22"/>
          <w:szCs w:val="22"/>
        </w:rPr>
        <w:t>-</w:t>
      </w:r>
      <w:r w:rsidRPr="00DE1C98">
        <w:rPr>
          <w:rFonts w:ascii="Arial" w:hAnsi="Arial" w:cs="Arial"/>
          <w:sz w:val="22"/>
          <w:szCs w:val="22"/>
        </w:rPr>
        <w:t>2895</w:t>
      </w:r>
    </w:p>
    <w:p w14:paraId="78E42772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 </w:t>
      </w:r>
    </w:p>
    <w:p w14:paraId="63CA2DE2" w14:textId="77777777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 w:rsidRPr="00DE1C98">
        <w:rPr>
          <w:rFonts w:ascii="Arial" w:hAnsi="Arial" w:cs="Arial"/>
          <w:sz w:val="22"/>
          <w:szCs w:val="22"/>
        </w:rPr>
        <w:t>Robson Joaquim</w:t>
      </w:r>
    </w:p>
    <w:p w14:paraId="5E4F1F7A" w14:textId="40362302" w:rsidR="00DE1C98" w:rsidRPr="00DE1C98" w:rsidRDefault="00DE1C98" w:rsidP="00DE1C98">
      <w:pPr>
        <w:contextualSpacing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Pr="00DE1C98">
        <w:rPr>
          <w:rFonts w:ascii="Arial" w:hAnsi="Arial" w:cs="Arial"/>
          <w:sz w:val="22"/>
          <w:szCs w:val="22"/>
        </w:rPr>
        <w:t>11</w:t>
      </w:r>
      <w:r>
        <w:rPr>
          <w:rFonts w:ascii="Arial" w:hAnsi="Arial" w:cs="Arial"/>
          <w:sz w:val="22"/>
          <w:szCs w:val="22"/>
        </w:rPr>
        <w:t xml:space="preserve">) </w:t>
      </w:r>
      <w:r w:rsidRPr="00DE1C98">
        <w:rPr>
          <w:rFonts w:ascii="Arial" w:hAnsi="Arial" w:cs="Arial"/>
          <w:sz w:val="22"/>
          <w:szCs w:val="22"/>
        </w:rPr>
        <w:t>97589</w:t>
      </w:r>
      <w:r>
        <w:rPr>
          <w:rFonts w:ascii="Arial" w:hAnsi="Arial" w:cs="Arial"/>
          <w:sz w:val="22"/>
          <w:szCs w:val="22"/>
        </w:rPr>
        <w:t>-</w:t>
      </w:r>
      <w:r w:rsidRPr="00DE1C98">
        <w:rPr>
          <w:rFonts w:ascii="Arial" w:hAnsi="Arial" w:cs="Arial"/>
          <w:sz w:val="22"/>
          <w:szCs w:val="22"/>
        </w:rPr>
        <w:t>5192</w:t>
      </w:r>
    </w:p>
    <w:p w14:paraId="68B4C88E" w14:textId="77777777" w:rsidR="003B5842" w:rsidRPr="003B5842" w:rsidRDefault="003B5842" w:rsidP="003B5842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18516352" w14:textId="77777777" w:rsidR="003B5842" w:rsidRPr="003B5842" w:rsidRDefault="003B5842" w:rsidP="003B5842">
      <w:pPr>
        <w:rPr>
          <w:rFonts w:ascii="Arial" w:hAnsi="Arial" w:cs="Arial"/>
          <w:color w:val="000000"/>
          <w:sz w:val="22"/>
          <w:szCs w:val="22"/>
        </w:rPr>
      </w:pPr>
    </w:p>
    <w:p w14:paraId="590942D7" w14:textId="5160C731" w:rsidR="00DE1C98" w:rsidRPr="0001676F" w:rsidRDefault="0001676F" w:rsidP="003B5842">
      <w:pPr>
        <w:contextualSpacing/>
        <w:rPr>
          <w:rFonts w:ascii="Arial" w:hAnsi="Arial" w:cs="Arial"/>
          <w:color w:val="212121"/>
          <w:sz w:val="22"/>
          <w:szCs w:val="22"/>
          <w:highlight w:val="yellow"/>
        </w:rPr>
      </w:pPr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 xml:space="preserve">Em parceria com </w:t>
      </w:r>
    </w:p>
    <w:p w14:paraId="78CC5188" w14:textId="08C67527" w:rsidR="0001676F" w:rsidRDefault="0001676F" w:rsidP="003B5842">
      <w:pPr>
        <w:contextualSpacing/>
        <w:rPr>
          <w:rFonts w:ascii="Arial" w:hAnsi="Arial" w:cs="Arial"/>
          <w:color w:val="212121"/>
          <w:sz w:val="22"/>
          <w:szCs w:val="22"/>
        </w:rPr>
      </w:pPr>
      <w:r w:rsidRPr="0001676F">
        <w:rPr>
          <w:rFonts w:ascii="Arial" w:hAnsi="Arial" w:cs="Arial"/>
          <w:color w:val="212121"/>
          <w:sz w:val="22"/>
          <w:szCs w:val="22"/>
          <w:highlight w:val="yellow"/>
        </w:rPr>
        <w:t>MPD</w:t>
      </w:r>
    </w:p>
    <w:p w14:paraId="34CA7687" w14:textId="77777777" w:rsidR="0001676F" w:rsidRPr="003B5842" w:rsidRDefault="0001676F" w:rsidP="0001676F">
      <w:pPr>
        <w:contextualSpacing/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</w:pP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  <w:r w:rsidRPr="003B5842">
        <w:rPr>
          <w:rFonts w:ascii="Arial" w:hAnsi="Arial" w:cs="Arial"/>
          <w:color w:val="BFBFBF" w:themeColor="background1" w:themeShade="BF"/>
          <w:sz w:val="22"/>
          <w:szCs w:val="22"/>
          <w:u w:val="single"/>
        </w:rPr>
        <w:tab/>
      </w:r>
    </w:p>
    <w:p w14:paraId="628C2092" w14:textId="77777777" w:rsidR="0001676F" w:rsidRPr="003B5842" w:rsidRDefault="0001676F" w:rsidP="003B5842">
      <w:pPr>
        <w:contextualSpacing/>
        <w:rPr>
          <w:rFonts w:ascii="Arial" w:hAnsi="Arial" w:cs="Arial"/>
          <w:color w:val="212121"/>
          <w:sz w:val="22"/>
          <w:szCs w:val="22"/>
        </w:rPr>
      </w:pPr>
    </w:p>
    <w:sectPr w:rsidR="0001676F" w:rsidRPr="003B5842" w:rsidSect="00402A4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1ABEF4A" w14:textId="77777777" w:rsidR="00471AA4" w:rsidRDefault="00471AA4" w:rsidP="00DD094A">
      <w:r>
        <w:separator/>
      </w:r>
    </w:p>
  </w:endnote>
  <w:endnote w:type="continuationSeparator" w:id="0">
    <w:p w14:paraId="73818422" w14:textId="77777777" w:rsidR="00471AA4" w:rsidRDefault="00471AA4" w:rsidP="00DD0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pple Color Emoji">
    <w:altName w:val="Cambria"/>
    <w:charset w:val="00"/>
    <w:family w:val="auto"/>
    <w:pitch w:val="variable"/>
    <w:sig w:usb0="00000003" w:usb1="18000000" w:usb2="14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2C328E" w14:textId="77777777" w:rsidR="00471AA4" w:rsidRDefault="00471AA4" w:rsidP="00DD094A">
      <w:r>
        <w:separator/>
      </w:r>
    </w:p>
  </w:footnote>
  <w:footnote w:type="continuationSeparator" w:id="0">
    <w:p w14:paraId="219F6D75" w14:textId="77777777" w:rsidR="00471AA4" w:rsidRDefault="00471AA4" w:rsidP="00DD09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B55B14"/>
    <w:multiLevelType w:val="multilevel"/>
    <w:tmpl w:val="C84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0265AE"/>
    <w:multiLevelType w:val="multilevel"/>
    <w:tmpl w:val="475E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8890E04"/>
    <w:multiLevelType w:val="hybridMultilevel"/>
    <w:tmpl w:val="A0C88CAA"/>
    <w:lvl w:ilvl="0" w:tplc="C6F2C7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51C614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706EB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8B44A1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24C3F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77AEA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6ACF0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F6C14C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BCA489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BEE5704"/>
    <w:multiLevelType w:val="multilevel"/>
    <w:tmpl w:val="E1F04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D1B6D0E"/>
    <w:multiLevelType w:val="hybridMultilevel"/>
    <w:tmpl w:val="130E79B6"/>
    <w:lvl w:ilvl="0" w:tplc="E0F478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498F5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C8A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C3297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E489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76E0E4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92DE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0CB5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B549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70D60821"/>
    <w:multiLevelType w:val="multilevel"/>
    <w:tmpl w:val="0C0A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7A06D1"/>
    <w:multiLevelType w:val="multilevel"/>
    <w:tmpl w:val="518E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4">
    <w:abstractNumId w:val="6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trackRevision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2B80"/>
    <w:rsid w:val="00007643"/>
    <w:rsid w:val="0001576E"/>
    <w:rsid w:val="0001676F"/>
    <w:rsid w:val="0002127B"/>
    <w:rsid w:val="00043F5D"/>
    <w:rsid w:val="00063D85"/>
    <w:rsid w:val="000778B2"/>
    <w:rsid w:val="00084DAE"/>
    <w:rsid w:val="000953CE"/>
    <w:rsid w:val="000A258D"/>
    <w:rsid w:val="000E56DB"/>
    <w:rsid w:val="000F5A15"/>
    <w:rsid w:val="001037CD"/>
    <w:rsid w:val="001068F2"/>
    <w:rsid w:val="001113DF"/>
    <w:rsid w:val="00115690"/>
    <w:rsid w:val="0012198C"/>
    <w:rsid w:val="00132232"/>
    <w:rsid w:val="001400E8"/>
    <w:rsid w:val="00141E9F"/>
    <w:rsid w:val="00143E47"/>
    <w:rsid w:val="00145D9E"/>
    <w:rsid w:val="00150BEF"/>
    <w:rsid w:val="00164A44"/>
    <w:rsid w:val="00166B26"/>
    <w:rsid w:val="001952FC"/>
    <w:rsid w:val="001A7A64"/>
    <w:rsid w:val="001B0034"/>
    <w:rsid w:val="001B1523"/>
    <w:rsid w:val="001C33DB"/>
    <w:rsid w:val="001C4B80"/>
    <w:rsid w:val="001C7D68"/>
    <w:rsid w:val="001D4BC2"/>
    <w:rsid w:val="001F1793"/>
    <w:rsid w:val="001F5FDA"/>
    <w:rsid w:val="00217321"/>
    <w:rsid w:val="0025297B"/>
    <w:rsid w:val="00257447"/>
    <w:rsid w:val="00270653"/>
    <w:rsid w:val="002731B9"/>
    <w:rsid w:val="0028261E"/>
    <w:rsid w:val="002A5088"/>
    <w:rsid w:val="002A6889"/>
    <w:rsid w:val="002D69DC"/>
    <w:rsid w:val="002D73B8"/>
    <w:rsid w:val="002E7124"/>
    <w:rsid w:val="0030120A"/>
    <w:rsid w:val="00302534"/>
    <w:rsid w:val="00331C65"/>
    <w:rsid w:val="0033430B"/>
    <w:rsid w:val="003500EA"/>
    <w:rsid w:val="003558ED"/>
    <w:rsid w:val="00381508"/>
    <w:rsid w:val="003B3C1C"/>
    <w:rsid w:val="003B5842"/>
    <w:rsid w:val="003D0B62"/>
    <w:rsid w:val="003E6093"/>
    <w:rsid w:val="00402A4A"/>
    <w:rsid w:val="00413272"/>
    <w:rsid w:val="00420B62"/>
    <w:rsid w:val="00422107"/>
    <w:rsid w:val="00430B74"/>
    <w:rsid w:val="004318D7"/>
    <w:rsid w:val="0043312C"/>
    <w:rsid w:val="004360CB"/>
    <w:rsid w:val="00440DCD"/>
    <w:rsid w:val="00443C45"/>
    <w:rsid w:val="004503D8"/>
    <w:rsid w:val="00471AA4"/>
    <w:rsid w:val="00476F40"/>
    <w:rsid w:val="00493604"/>
    <w:rsid w:val="004A35B3"/>
    <w:rsid w:val="004A3CD9"/>
    <w:rsid w:val="004B3991"/>
    <w:rsid w:val="004E7C0C"/>
    <w:rsid w:val="0050060D"/>
    <w:rsid w:val="0050125A"/>
    <w:rsid w:val="005052A7"/>
    <w:rsid w:val="005057F3"/>
    <w:rsid w:val="00512B31"/>
    <w:rsid w:val="0052153F"/>
    <w:rsid w:val="00533F8D"/>
    <w:rsid w:val="005355E1"/>
    <w:rsid w:val="00535CC7"/>
    <w:rsid w:val="00541DC0"/>
    <w:rsid w:val="00564D65"/>
    <w:rsid w:val="00594E7B"/>
    <w:rsid w:val="00596BB3"/>
    <w:rsid w:val="005A357F"/>
    <w:rsid w:val="005A486E"/>
    <w:rsid w:val="005A4E1E"/>
    <w:rsid w:val="005B16B3"/>
    <w:rsid w:val="005B5BC6"/>
    <w:rsid w:val="005C33DD"/>
    <w:rsid w:val="005D56D0"/>
    <w:rsid w:val="005D7D50"/>
    <w:rsid w:val="005D7FD7"/>
    <w:rsid w:val="005E5A0C"/>
    <w:rsid w:val="005F2A27"/>
    <w:rsid w:val="00605D29"/>
    <w:rsid w:val="00613654"/>
    <w:rsid w:val="0062771C"/>
    <w:rsid w:val="00654792"/>
    <w:rsid w:val="006564A2"/>
    <w:rsid w:val="00657593"/>
    <w:rsid w:val="006620CF"/>
    <w:rsid w:val="00662932"/>
    <w:rsid w:val="00672EBB"/>
    <w:rsid w:val="00675F36"/>
    <w:rsid w:val="006763E6"/>
    <w:rsid w:val="00690930"/>
    <w:rsid w:val="00692270"/>
    <w:rsid w:val="006A00FA"/>
    <w:rsid w:val="006C22BF"/>
    <w:rsid w:val="006C7638"/>
    <w:rsid w:val="006D0D89"/>
    <w:rsid w:val="006E19D2"/>
    <w:rsid w:val="007102DD"/>
    <w:rsid w:val="00726FDB"/>
    <w:rsid w:val="0074005D"/>
    <w:rsid w:val="00740802"/>
    <w:rsid w:val="00751F29"/>
    <w:rsid w:val="00760E3B"/>
    <w:rsid w:val="00773E6B"/>
    <w:rsid w:val="00783230"/>
    <w:rsid w:val="00785EA4"/>
    <w:rsid w:val="00786E1E"/>
    <w:rsid w:val="0079281D"/>
    <w:rsid w:val="007A7CA7"/>
    <w:rsid w:val="007C154D"/>
    <w:rsid w:val="007D40D7"/>
    <w:rsid w:val="007E107F"/>
    <w:rsid w:val="007F38C4"/>
    <w:rsid w:val="007F537B"/>
    <w:rsid w:val="007F774E"/>
    <w:rsid w:val="00812D71"/>
    <w:rsid w:val="00823C56"/>
    <w:rsid w:val="00830135"/>
    <w:rsid w:val="00845BFD"/>
    <w:rsid w:val="0084607A"/>
    <w:rsid w:val="00853338"/>
    <w:rsid w:val="00871030"/>
    <w:rsid w:val="008740FA"/>
    <w:rsid w:val="00876C0B"/>
    <w:rsid w:val="00887BC5"/>
    <w:rsid w:val="00895311"/>
    <w:rsid w:val="00896740"/>
    <w:rsid w:val="008A05D4"/>
    <w:rsid w:val="008A4483"/>
    <w:rsid w:val="008B3641"/>
    <w:rsid w:val="008B4CB4"/>
    <w:rsid w:val="008C098B"/>
    <w:rsid w:val="008D7A19"/>
    <w:rsid w:val="008E2B91"/>
    <w:rsid w:val="008E3638"/>
    <w:rsid w:val="008E3CE3"/>
    <w:rsid w:val="0090406C"/>
    <w:rsid w:val="009277BF"/>
    <w:rsid w:val="0096003F"/>
    <w:rsid w:val="009636A7"/>
    <w:rsid w:val="00970992"/>
    <w:rsid w:val="009B2DA1"/>
    <w:rsid w:val="009D0498"/>
    <w:rsid w:val="009F4482"/>
    <w:rsid w:val="00A10223"/>
    <w:rsid w:val="00A20143"/>
    <w:rsid w:val="00A25597"/>
    <w:rsid w:val="00A72BB4"/>
    <w:rsid w:val="00A82F40"/>
    <w:rsid w:val="00A94C41"/>
    <w:rsid w:val="00AA688C"/>
    <w:rsid w:val="00AB2711"/>
    <w:rsid w:val="00AC20B3"/>
    <w:rsid w:val="00AC41BB"/>
    <w:rsid w:val="00AD2DCE"/>
    <w:rsid w:val="00AD6BDC"/>
    <w:rsid w:val="00AE647D"/>
    <w:rsid w:val="00AF686D"/>
    <w:rsid w:val="00B1572A"/>
    <w:rsid w:val="00B16576"/>
    <w:rsid w:val="00B21C0D"/>
    <w:rsid w:val="00B21CC2"/>
    <w:rsid w:val="00B424BB"/>
    <w:rsid w:val="00B4263E"/>
    <w:rsid w:val="00B52868"/>
    <w:rsid w:val="00B54093"/>
    <w:rsid w:val="00B56177"/>
    <w:rsid w:val="00B612F1"/>
    <w:rsid w:val="00B73489"/>
    <w:rsid w:val="00B97DD0"/>
    <w:rsid w:val="00BA62F6"/>
    <w:rsid w:val="00BB2412"/>
    <w:rsid w:val="00BB292F"/>
    <w:rsid w:val="00BB303F"/>
    <w:rsid w:val="00BC03FD"/>
    <w:rsid w:val="00BD45E9"/>
    <w:rsid w:val="00BD6A11"/>
    <w:rsid w:val="00BE06E7"/>
    <w:rsid w:val="00C104BE"/>
    <w:rsid w:val="00C20372"/>
    <w:rsid w:val="00C22081"/>
    <w:rsid w:val="00C30065"/>
    <w:rsid w:val="00C462E2"/>
    <w:rsid w:val="00C66DDB"/>
    <w:rsid w:val="00C70C8D"/>
    <w:rsid w:val="00C843BC"/>
    <w:rsid w:val="00C91860"/>
    <w:rsid w:val="00C9476E"/>
    <w:rsid w:val="00C965CC"/>
    <w:rsid w:val="00CB2D4D"/>
    <w:rsid w:val="00CC0B26"/>
    <w:rsid w:val="00CD145A"/>
    <w:rsid w:val="00D03311"/>
    <w:rsid w:val="00D054AD"/>
    <w:rsid w:val="00D07870"/>
    <w:rsid w:val="00D07DC9"/>
    <w:rsid w:val="00D24834"/>
    <w:rsid w:val="00D330F3"/>
    <w:rsid w:val="00D64A64"/>
    <w:rsid w:val="00D8014D"/>
    <w:rsid w:val="00DA146B"/>
    <w:rsid w:val="00DA20C1"/>
    <w:rsid w:val="00DA698D"/>
    <w:rsid w:val="00DB17C4"/>
    <w:rsid w:val="00DB736D"/>
    <w:rsid w:val="00DC2989"/>
    <w:rsid w:val="00DD05D3"/>
    <w:rsid w:val="00DD094A"/>
    <w:rsid w:val="00DE1C98"/>
    <w:rsid w:val="00DF16C7"/>
    <w:rsid w:val="00DF2652"/>
    <w:rsid w:val="00DF68E2"/>
    <w:rsid w:val="00E02B80"/>
    <w:rsid w:val="00E1728F"/>
    <w:rsid w:val="00E24B6E"/>
    <w:rsid w:val="00E37CDC"/>
    <w:rsid w:val="00E409A5"/>
    <w:rsid w:val="00E43C96"/>
    <w:rsid w:val="00E81446"/>
    <w:rsid w:val="00E91E58"/>
    <w:rsid w:val="00EA37E4"/>
    <w:rsid w:val="00EA6E26"/>
    <w:rsid w:val="00EA7782"/>
    <w:rsid w:val="00ED7FDA"/>
    <w:rsid w:val="00EE25DA"/>
    <w:rsid w:val="00EE6F57"/>
    <w:rsid w:val="00F001F4"/>
    <w:rsid w:val="00F0707B"/>
    <w:rsid w:val="00F20266"/>
    <w:rsid w:val="00F25951"/>
    <w:rsid w:val="00F2647F"/>
    <w:rsid w:val="00F4354F"/>
    <w:rsid w:val="00F528C0"/>
    <w:rsid w:val="00F81643"/>
    <w:rsid w:val="00F834F6"/>
    <w:rsid w:val="00F84D82"/>
    <w:rsid w:val="00FB0589"/>
    <w:rsid w:val="00FB681F"/>
    <w:rsid w:val="00FC5E64"/>
    <w:rsid w:val="00FE3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708AD03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0B3"/>
    <w:rPr>
      <w:rFonts w:ascii="Times New Roman" w:eastAsia="Times New Roman" w:hAnsi="Times New Roman" w:cs="Times New Roman"/>
      <w:lang w:val="pt-BR" w:eastAsia="pt-BR"/>
    </w:rPr>
  </w:style>
  <w:style w:type="paragraph" w:styleId="Heading1">
    <w:name w:val="heading 1"/>
    <w:basedOn w:val="Normal"/>
    <w:link w:val="Heading1Char"/>
    <w:uiPriority w:val="9"/>
    <w:qFormat/>
    <w:rsid w:val="002A68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02B80"/>
  </w:style>
  <w:style w:type="character" w:styleId="Hyperlink">
    <w:name w:val="Hyperlink"/>
    <w:basedOn w:val="DefaultParagraphFont"/>
    <w:uiPriority w:val="99"/>
    <w:semiHidden/>
    <w:unhideWhenUsed/>
    <w:rsid w:val="001D4BC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F686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09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D094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A68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965CC"/>
    <w:rPr>
      <w:b/>
      <w:bCs/>
    </w:rPr>
  </w:style>
  <w:style w:type="table" w:styleId="TableGrid">
    <w:name w:val="Table Grid"/>
    <w:basedOn w:val="TableNormal"/>
    <w:uiPriority w:val="39"/>
    <w:rsid w:val="004B39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28C0"/>
    <w:pPr>
      <w:ind w:left="720"/>
      <w:contextualSpacing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B303F"/>
    <w:pPr>
      <w:spacing w:before="100" w:beforeAutospacing="1" w:after="100" w:afterAutospacing="1"/>
    </w:pPr>
    <w:rPr>
      <w:rFonts w:eastAsiaTheme="minorHAnsi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98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98C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0B3"/>
    <w:rPr>
      <w:rFonts w:ascii="Times New Roman" w:eastAsia="Times New Roman" w:hAnsi="Times New Roman" w:cs="Times New Roman"/>
      <w:lang w:val="pt-BR" w:eastAsia="pt-BR"/>
    </w:rPr>
  </w:style>
  <w:style w:type="paragraph" w:styleId="Heading1">
    <w:name w:val="heading 1"/>
    <w:basedOn w:val="Normal"/>
    <w:link w:val="Heading1Char"/>
    <w:uiPriority w:val="9"/>
    <w:qFormat/>
    <w:rsid w:val="002A6889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E02B80"/>
  </w:style>
  <w:style w:type="character" w:styleId="Hyperlink">
    <w:name w:val="Hyperlink"/>
    <w:basedOn w:val="DefaultParagraphFont"/>
    <w:uiPriority w:val="99"/>
    <w:semiHidden/>
    <w:unhideWhenUsed/>
    <w:rsid w:val="001D4BC2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AF686D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D094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D094A"/>
    <w:pPr>
      <w:tabs>
        <w:tab w:val="center" w:pos="4680"/>
        <w:tab w:val="right" w:pos="9360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D094A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A688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C965CC"/>
    <w:rPr>
      <w:b/>
      <w:bCs/>
    </w:rPr>
  </w:style>
  <w:style w:type="table" w:styleId="TableGrid">
    <w:name w:val="Table Grid"/>
    <w:basedOn w:val="TableNormal"/>
    <w:uiPriority w:val="39"/>
    <w:rsid w:val="004B399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F528C0"/>
    <w:pPr>
      <w:ind w:left="720"/>
      <w:contextualSpacing/>
    </w:pPr>
    <w:rPr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BB303F"/>
    <w:pPr>
      <w:spacing w:before="100" w:beforeAutospacing="1" w:after="100" w:afterAutospacing="1"/>
    </w:pPr>
    <w:rPr>
      <w:rFonts w:eastAsiaTheme="minorHAnsi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198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98C"/>
    <w:rPr>
      <w:rFonts w:ascii="Lucida Grande" w:eastAsia="Times New Roman" w:hAnsi="Lucida Grande" w:cs="Lucida Grande"/>
      <w:sz w:val="18"/>
      <w:szCs w:val="18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04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3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43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56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42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6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3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0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12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128529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82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7698">
          <w:marLeft w:val="7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22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61228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8805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4754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9913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1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9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0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25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21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97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3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4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88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30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3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92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7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86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60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72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10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36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70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86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6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8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56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2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2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0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9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2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6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8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04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9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7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7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24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4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2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2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1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3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TURABIAN.XSL" StyleName="Turabian"/>
</file>

<file path=customXml/itemProps1.xml><?xml version="1.0" encoding="utf-8"?>
<ds:datastoreItem xmlns:ds="http://schemas.openxmlformats.org/officeDocument/2006/customXml" ds:itemID="{4BC08D91-0DC3-574E-883D-C7FC6581C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919</Characters>
  <Application>Microsoft Macintosh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 Nielsen</dc:creator>
  <cp:keywords/>
  <dc:description/>
  <cp:lastModifiedBy>arizona</cp:lastModifiedBy>
  <cp:revision>2</cp:revision>
  <cp:lastPrinted>2021-02-02T15:41:00Z</cp:lastPrinted>
  <dcterms:created xsi:type="dcterms:W3CDTF">2021-09-13T19:06:00Z</dcterms:created>
  <dcterms:modified xsi:type="dcterms:W3CDTF">2021-09-13T19:06:00Z</dcterms:modified>
</cp:coreProperties>
</file>