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2A356E" w14:textId="77777777" w:rsidR="00C26082" w:rsidRPr="00C26082" w:rsidRDefault="00C26082" w:rsidP="00C26082">
      <w:pPr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  <w:highlight w:val="cyan"/>
        </w:rPr>
        <w:t>E-MAIL LOJA CJ Shops</w:t>
      </w:r>
    </w:p>
    <w:p w14:paraId="6F50A96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047EE827" w14:textId="77777777" w:rsidR="00C26082" w:rsidRPr="00C26082" w:rsidRDefault="00C26082" w:rsidP="00C26082">
      <w:pPr>
        <w:contextualSpacing/>
        <w:rPr>
          <w:rFonts w:asciiTheme="majorHAnsi" w:eastAsia="Apple Color Emoji" w:hAnsiTheme="majorHAnsi" w:cs="Arial"/>
        </w:rPr>
      </w:pPr>
      <w:proofErr w:type="spellStart"/>
      <w:r>
        <w:rPr>
          <w:rFonts w:asciiTheme="majorHAnsi" w:hAnsiTheme="majorHAnsi" w:cs="Arial"/>
        </w:rPr>
        <w:t>Subject</w:t>
      </w:r>
      <w:proofErr w:type="spellEnd"/>
      <w:r>
        <w:rPr>
          <w:rFonts w:asciiTheme="majorHAnsi" w:hAnsiTheme="majorHAnsi" w:cs="Arial"/>
        </w:rPr>
        <w:t xml:space="preserve">: </w:t>
      </w:r>
      <w:r w:rsidRPr="00C26082">
        <w:rPr>
          <w:rFonts w:asciiTheme="majorHAnsi" w:hAnsiTheme="majorHAnsi" w:cs="Arial"/>
        </w:rPr>
        <w:t>Nova Loja Vivo no CJ Shops</w:t>
      </w:r>
    </w:p>
    <w:p w14:paraId="139CC1AA" w14:textId="63FF792D" w:rsidR="00C26082" w:rsidRPr="00C26082" w:rsidRDefault="00C26082" w:rsidP="00C26082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eastAsia="Apple Color Emoji" w:hAnsiTheme="majorHAnsi" w:cs="Arial"/>
        </w:rPr>
        <w:t xml:space="preserve">Pré-header: </w:t>
      </w:r>
      <w:r>
        <w:rPr>
          <w:rFonts w:asciiTheme="majorHAnsi" w:hAnsiTheme="majorHAnsi" w:cs="Arial"/>
          <w:shd w:val="clear" w:color="auto" w:fill="FFFFFF"/>
        </w:rPr>
        <w:t>Mais uma loja com consultor especializado p</w:t>
      </w:r>
      <w:ins w:id="0" w:author="arizona Ricardo" w:date="2021-09-24T15:52:00Z">
        <w:r w:rsidR="00464F10">
          <w:rPr>
            <w:rFonts w:asciiTheme="majorHAnsi" w:hAnsiTheme="majorHAnsi" w:cs="Arial"/>
            <w:shd w:val="clear" w:color="auto" w:fill="FFFFFF"/>
          </w:rPr>
          <w:t>a</w:t>
        </w:r>
      </w:ins>
      <w:r>
        <w:rPr>
          <w:rFonts w:asciiTheme="majorHAnsi" w:hAnsiTheme="majorHAnsi" w:cs="Arial"/>
          <w:shd w:val="clear" w:color="auto" w:fill="FFFFFF"/>
        </w:rPr>
        <w:t xml:space="preserve">ra atender você. </w:t>
      </w:r>
      <w:r w:rsidRPr="00C26082">
        <w:rPr>
          <w:rFonts w:asciiTheme="majorHAnsi" w:hAnsiTheme="majorHAnsi" w:cs="Arial"/>
          <w:shd w:val="clear" w:color="auto" w:fill="FFFFFF"/>
        </w:rPr>
        <w:t xml:space="preserve"> </w:t>
      </w:r>
    </w:p>
    <w:p w14:paraId="7FBE51A6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14:paraId="434F44AA" w14:textId="77777777"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br/>
        <w:t>Chamada</w:t>
      </w:r>
    </w:p>
    <w:p w14:paraId="530A153C" w14:textId="5AD894E7" w:rsidR="00C26082" w:rsidRPr="00C26082" w:rsidRDefault="006B0E27" w:rsidP="00C26082">
      <w:pPr>
        <w:contextualSpacing/>
        <w:rPr>
          <w:rFonts w:asciiTheme="majorHAnsi" w:hAnsiTheme="majorHAnsi" w:cs="Arial"/>
          <w:bCs/>
        </w:rPr>
      </w:pPr>
      <w:ins w:id="1" w:author="arizona" w:date="2021-09-24T15:31:00Z">
        <w:r>
          <w:rPr>
            <w:rFonts w:asciiTheme="majorHAnsi" w:hAnsiTheme="majorHAnsi" w:cs="Arial"/>
            <w:bCs/>
          </w:rPr>
          <w:t xml:space="preserve">Sua nova </w:t>
        </w:r>
      </w:ins>
      <w:ins w:id="2" w:author="arizona Ricardo" w:date="2021-09-24T15:48:00Z">
        <w:r w:rsidR="001F5811">
          <w:rPr>
            <w:rFonts w:asciiTheme="majorHAnsi" w:hAnsiTheme="majorHAnsi" w:cs="Arial"/>
            <w:bCs/>
          </w:rPr>
          <w:t>L</w:t>
        </w:r>
      </w:ins>
      <w:ins w:id="3" w:author="arizona" w:date="2021-09-24T15:31:00Z">
        <w:del w:id="4" w:author="arizona Ricardo" w:date="2021-09-24T15:48:00Z">
          <w:r w:rsidDel="001F5811">
            <w:rPr>
              <w:rFonts w:asciiTheme="majorHAnsi" w:hAnsiTheme="majorHAnsi" w:cs="Arial"/>
              <w:bCs/>
            </w:rPr>
            <w:delText>l</w:delText>
          </w:r>
        </w:del>
        <w:r>
          <w:rPr>
            <w:rFonts w:asciiTheme="majorHAnsi" w:hAnsiTheme="majorHAnsi" w:cs="Arial"/>
            <w:bCs/>
          </w:rPr>
          <w:t>oja Vivo no Jardins</w:t>
        </w:r>
      </w:ins>
      <w:ins w:id="5" w:author="arizona" w:date="2021-09-24T15:32:00Z">
        <w:r>
          <w:rPr>
            <w:rFonts w:asciiTheme="majorHAnsi" w:hAnsiTheme="majorHAnsi" w:cs="Arial"/>
            <w:bCs/>
          </w:rPr>
          <w:t>.</w:t>
        </w:r>
        <w:r>
          <w:rPr>
            <w:rFonts w:asciiTheme="majorHAnsi" w:hAnsiTheme="majorHAnsi" w:cs="Arial"/>
            <w:bCs/>
          </w:rPr>
          <w:br/>
          <w:t>Vivo Prime no CJ Shops</w:t>
        </w:r>
      </w:ins>
      <w:ins w:id="6" w:author="arizona Ricardo" w:date="2021-09-24T15:52:00Z">
        <w:r w:rsidR="00464F10">
          <w:rPr>
            <w:rFonts w:asciiTheme="majorHAnsi" w:hAnsiTheme="majorHAnsi" w:cs="Arial"/>
            <w:bCs/>
          </w:rPr>
          <w:t>.</w:t>
        </w:r>
      </w:ins>
      <w:del w:id="7" w:author="arizona" w:date="2021-09-24T15:31:00Z">
        <w:r w:rsidR="00C26082" w:rsidRPr="00C26082" w:rsidDel="006B0E27">
          <w:rPr>
            <w:rFonts w:asciiTheme="majorHAnsi" w:hAnsiTheme="majorHAnsi" w:cs="Arial"/>
            <w:bCs/>
          </w:rPr>
          <w:delText>Agora, a Vivo está ainda mais perto de você!</w:delText>
        </w:r>
      </w:del>
    </w:p>
    <w:p w14:paraId="44DD72B7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>
        <w:rPr>
          <w:rFonts w:asciiTheme="majorHAnsi" w:hAnsiTheme="majorHAnsi" w:cs="Arial"/>
          <w:u w:val="single"/>
        </w:rPr>
        <w:br/>
      </w:r>
    </w:p>
    <w:p w14:paraId="7E86C11A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12AAEE7F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Olá, </w:t>
      </w:r>
      <w:r w:rsidRPr="00C26082">
        <w:rPr>
          <w:rFonts w:asciiTheme="majorHAnsi" w:hAnsiTheme="majorHAnsi" w:cs="Arial"/>
          <w:b/>
          <w:bCs/>
        </w:rPr>
        <w:t>##</w:t>
      </w:r>
      <w:proofErr w:type="spellStart"/>
      <w:r w:rsidRPr="00C26082">
        <w:rPr>
          <w:rFonts w:asciiTheme="majorHAnsi" w:hAnsiTheme="majorHAnsi" w:cs="Arial"/>
          <w:b/>
          <w:bCs/>
        </w:rPr>
        <w:t>NomedoCliente</w:t>
      </w:r>
      <w:proofErr w:type="spellEnd"/>
      <w:r w:rsidRPr="00C26082">
        <w:rPr>
          <w:rFonts w:asciiTheme="majorHAnsi" w:hAnsiTheme="majorHAnsi" w:cs="Arial"/>
          <w:b/>
          <w:bCs/>
        </w:rPr>
        <w:t xml:space="preserve">##, </w:t>
      </w:r>
      <w:r w:rsidRPr="00C26082">
        <w:rPr>
          <w:rFonts w:asciiTheme="majorHAnsi" w:hAnsiTheme="majorHAnsi" w:cs="Arial"/>
        </w:rPr>
        <w:t xml:space="preserve">tudo bem? </w:t>
      </w:r>
    </w:p>
    <w:p w14:paraId="428C2EEA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16F0AA5E" w14:textId="77777777" w:rsidR="00C26082" w:rsidRPr="00C26082" w:rsidRDefault="006B0E27" w:rsidP="006B0E27">
      <w:pPr>
        <w:contextualSpacing/>
        <w:rPr>
          <w:rFonts w:asciiTheme="majorHAnsi" w:hAnsiTheme="majorHAnsi" w:cs="Arial"/>
          <w:lang w:val="en-US"/>
        </w:rPr>
      </w:pPr>
      <w:ins w:id="8" w:author="arizona" w:date="2021-09-24T15:33:00Z">
        <w:r>
          <w:rPr>
            <w:rFonts w:asciiTheme="majorHAnsi" w:hAnsiTheme="majorHAnsi" w:cs="Arial"/>
          </w:rPr>
          <w:t>Nós</w:t>
        </w:r>
      </w:ins>
      <w:ins w:id="9" w:author="arizona Ricardo" w:date="2021-09-24T15:48:00Z">
        <w:r w:rsidR="001F5811">
          <w:rPr>
            <w:rFonts w:asciiTheme="majorHAnsi" w:hAnsiTheme="majorHAnsi" w:cs="Arial"/>
          </w:rPr>
          <w:t>,</w:t>
        </w:r>
      </w:ins>
      <w:ins w:id="10" w:author="arizona" w:date="2021-09-24T15:33:00Z">
        <w:r>
          <w:rPr>
            <w:rFonts w:asciiTheme="majorHAnsi" w:hAnsiTheme="majorHAnsi" w:cs="Arial"/>
          </w:rPr>
          <w:t xml:space="preserve"> da Vivo</w:t>
        </w:r>
      </w:ins>
      <w:ins w:id="11" w:author="arizona Ricardo" w:date="2021-09-24T15:48:00Z">
        <w:r w:rsidR="001F5811">
          <w:rPr>
            <w:rFonts w:asciiTheme="majorHAnsi" w:hAnsiTheme="majorHAnsi" w:cs="Arial"/>
          </w:rPr>
          <w:t>,</w:t>
        </w:r>
      </w:ins>
      <w:ins w:id="12" w:author="arizona" w:date="2021-09-24T15:33:00Z">
        <w:r>
          <w:rPr>
            <w:rFonts w:asciiTheme="majorHAnsi" w:hAnsiTheme="majorHAnsi" w:cs="Arial"/>
          </w:rPr>
          <w:t xml:space="preserve"> temos uma novidade para você, morador do Jardins</w:t>
        </w:r>
      </w:ins>
      <w:ins w:id="13" w:author="arizona" w:date="2021-09-24T15:34:00Z">
        <w:r>
          <w:rPr>
            <w:rFonts w:asciiTheme="majorHAnsi" w:hAnsiTheme="majorHAnsi" w:cs="Arial"/>
          </w:rPr>
          <w:t>,</w:t>
        </w:r>
        <w:r>
          <w:rPr>
            <w:rFonts w:asciiTheme="majorHAnsi" w:hAnsiTheme="majorHAnsi" w:cs="Arial"/>
          </w:rPr>
          <w:br/>
          <w:t>inauguramos</w:t>
        </w:r>
      </w:ins>
      <w:ins w:id="14" w:author="arizona" w:date="2021-09-24T15:35:00Z">
        <w:r>
          <w:rPr>
            <w:rFonts w:asciiTheme="majorHAnsi" w:hAnsiTheme="majorHAnsi" w:cs="Arial"/>
          </w:rPr>
          <w:t xml:space="preserve"> </w:t>
        </w:r>
      </w:ins>
      <w:ins w:id="15" w:author="arizona" w:date="2021-09-24T15:34:00Z">
        <w:r>
          <w:rPr>
            <w:rFonts w:asciiTheme="majorHAnsi" w:hAnsiTheme="majorHAnsi" w:cs="Arial"/>
          </w:rPr>
          <w:t>um</w:t>
        </w:r>
      </w:ins>
      <w:ins w:id="16" w:author="arizona" w:date="2021-09-24T15:35:00Z">
        <w:r>
          <w:rPr>
            <w:rFonts w:asciiTheme="majorHAnsi" w:hAnsiTheme="majorHAnsi" w:cs="Arial"/>
          </w:rPr>
          <w:t>a</w:t>
        </w:r>
      </w:ins>
      <w:ins w:id="17" w:author="arizona" w:date="2021-09-24T15:34:00Z">
        <w:r>
          <w:rPr>
            <w:rFonts w:asciiTheme="majorHAnsi" w:hAnsiTheme="majorHAnsi" w:cs="Arial"/>
          </w:rPr>
          <w:t xml:space="preserve"> Loja Vivo ainda mais perto: no CJ Shops</w:t>
        </w:r>
      </w:ins>
      <w:ins w:id="18" w:author="arizona" w:date="2021-09-24T15:35:00Z">
        <w:r>
          <w:rPr>
            <w:rFonts w:asciiTheme="majorHAnsi" w:hAnsiTheme="majorHAnsi" w:cs="Arial"/>
          </w:rPr>
          <w:t>.</w:t>
        </w:r>
        <w:r>
          <w:rPr>
            <w:rFonts w:asciiTheme="majorHAnsi" w:hAnsiTheme="majorHAnsi" w:cs="Arial"/>
          </w:rPr>
          <w:br/>
        </w:r>
        <w:r>
          <w:rPr>
            <w:rFonts w:asciiTheme="majorHAnsi" w:hAnsiTheme="majorHAnsi" w:cs="Arial"/>
          </w:rPr>
          <w:br/>
          <w:t>Venha e conhe</w:t>
        </w:r>
      </w:ins>
      <w:ins w:id="19" w:author="arizona Ricardo" w:date="2021-09-24T15:49:00Z">
        <w:r w:rsidR="001F5811">
          <w:rPr>
            <w:rFonts w:asciiTheme="majorHAnsi" w:hAnsiTheme="majorHAnsi" w:cs="Arial"/>
          </w:rPr>
          <w:t>ç</w:t>
        </w:r>
      </w:ins>
      <w:bookmarkStart w:id="20" w:name="_GoBack"/>
      <w:bookmarkEnd w:id="20"/>
      <w:ins w:id="21" w:author="arizona" w:date="2021-09-24T15:35:00Z">
        <w:del w:id="22" w:author="arizona Ricardo" w:date="2021-09-24T15:49:00Z">
          <w:r w:rsidDel="001F5811">
            <w:rPr>
              <w:rFonts w:asciiTheme="majorHAnsi" w:hAnsiTheme="majorHAnsi" w:cs="Arial"/>
            </w:rPr>
            <w:delText>c</w:delText>
          </w:r>
        </w:del>
        <w:r>
          <w:rPr>
            <w:rFonts w:asciiTheme="majorHAnsi" w:hAnsiTheme="majorHAnsi" w:cs="Arial"/>
          </w:rPr>
          <w:t xml:space="preserve">a um novo conceito de atendimento muito mais exclusivo, digital e personalizado. </w:t>
        </w:r>
      </w:ins>
      <w:ins w:id="23" w:author="arizona" w:date="2021-09-24T15:36:00Z">
        <w:r>
          <w:rPr>
            <w:rFonts w:asciiTheme="majorHAnsi" w:hAnsiTheme="majorHAnsi" w:cs="Arial"/>
          </w:rPr>
          <w:br/>
        </w:r>
        <w:r>
          <w:rPr>
            <w:rFonts w:asciiTheme="majorHAnsi" w:hAnsiTheme="majorHAnsi" w:cs="Arial"/>
          </w:rPr>
          <w:br/>
          <w:t>Na Loja Vivo Prime, no CJ Shops</w:t>
        </w:r>
      </w:ins>
      <w:ins w:id="24" w:author="arizona" w:date="2021-09-24T15:37:00Z">
        <w:r>
          <w:rPr>
            <w:rFonts w:asciiTheme="majorHAnsi" w:hAnsiTheme="majorHAnsi" w:cs="Arial"/>
          </w:rPr>
          <w:t>, você será atendimento por um consultor especializado e poder</w:t>
        </w:r>
      </w:ins>
      <w:ins w:id="25" w:author="arizona" w:date="2021-09-24T15:38:00Z">
        <w:r>
          <w:rPr>
            <w:rFonts w:asciiTheme="majorHAnsi" w:hAnsiTheme="majorHAnsi" w:cs="Arial"/>
          </w:rPr>
          <w:t>á dar continuidade ao atendimento via WhatsApp, além de receber produtos</w:t>
        </w:r>
      </w:ins>
      <w:ins w:id="26" w:author="arizona" w:date="2021-09-24T15:39:00Z">
        <w:r>
          <w:rPr>
            <w:rFonts w:asciiTheme="majorHAnsi" w:hAnsiTheme="majorHAnsi" w:cs="Arial"/>
          </w:rPr>
          <w:t xml:space="preserve">, como </w:t>
        </w:r>
      </w:ins>
      <w:ins w:id="27" w:author="arizona Ricardo" w:date="2021-09-24T15:49:00Z">
        <w:r w:rsidR="001F5811">
          <w:rPr>
            <w:rFonts w:asciiTheme="majorHAnsi" w:hAnsiTheme="majorHAnsi" w:cs="Arial"/>
          </w:rPr>
          <w:t>s</w:t>
        </w:r>
      </w:ins>
      <w:ins w:id="28" w:author="arizona" w:date="2021-09-24T15:39:00Z">
        <w:del w:id="29" w:author="arizona Ricardo" w:date="2021-09-24T15:49:00Z">
          <w:r w:rsidDel="001F5811">
            <w:rPr>
              <w:rFonts w:asciiTheme="majorHAnsi" w:hAnsiTheme="majorHAnsi" w:cs="Arial"/>
            </w:rPr>
            <w:delText>S</w:delText>
          </w:r>
        </w:del>
        <w:r>
          <w:rPr>
            <w:rFonts w:asciiTheme="majorHAnsi" w:hAnsiTheme="majorHAnsi" w:cs="Arial"/>
          </w:rPr>
          <w:t xml:space="preserve">martphones e </w:t>
        </w:r>
      </w:ins>
      <w:proofErr w:type="spellStart"/>
      <w:ins w:id="30" w:author="arizona Ricardo" w:date="2021-09-24T15:49:00Z">
        <w:r w:rsidR="001F5811">
          <w:rPr>
            <w:rFonts w:asciiTheme="majorHAnsi" w:hAnsiTheme="majorHAnsi" w:cs="Arial"/>
          </w:rPr>
          <w:t>g</w:t>
        </w:r>
      </w:ins>
      <w:ins w:id="31" w:author="arizona" w:date="2021-09-24T15:39:00Z">
        <w:del w:id="32" w:author="arizona Ricardo" w:date="2021-09-24T15:49:00Z">
          <w:r w:rsidDel="001F5811">
            <w:rPr>
              <w:rFonts w:asciiTheme="majorHAnsi" w:hAnsiTheme="majorHAnsi" w:cs="Arial"/>
            </w:rPr>
            <w:delText>G</w:delText>
          </w:r>
        </w:del>
        <w:r>
          <w:rPr>
            <w:rFonts w:asciiTheme="majorHAnsi" w:hAnsiTheme="majorHAnsi" w:cs="Arial"/>
          </w:rPr>
          <w:t>adgets</w:t>
        </w:r>
        <w:proofErr w:type="spellEnd"/>
        <w:r>
          <w:rPr>
            <w:rFonts w:asciiTheme="majorHAnsi" w:hAnsiTheme="majorHAnsi" w:cs="Arial"/>
          </w:rPr>
          <w:t xml:space="preserve">, no conforto da sua casa. </w:t>
        </w:r>
      </w:ins>
      <w:ins w:id="33" w:author="arizona" w:date="2021-09-24T15:36:00Z">
        <w:r>
          <w:rPr>
            <w:rFonts w:asciiTheme="majorHAnsi" w:hAnsiTheme="majorHAnsi" w:cs="Arial"/>
          </w:rPr>
          <w:br/>
        </w:r>
      </w:ins>
      <w:ins w:id="34" w:author="arizona" w:date="2021-09-24T15:39:00Z">
        <w:r>
          <w:rPr>
            <w:rFonts w:asciiTheme="majorHAnsi" w:hAnsiTheme="majorHAnsi" w:cs="Arial"/>
          </w:rPr>
          <w:br/>
          <w:t xml:space="preserve">Muito mais agilidade e praticidade para o dia a dia. </w:t>
        </w:r>
      </w:ins>
    </w:p>
    <w:p w14:paraId="29C48615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 w:rsidDel="00116F52">
        <w:rPr>
          <w:rFonts w:asciiTheme="majorHAnsi" w:hAnsiTheme="majorHAnsi" w:cs="Arial"/>
        </w:rPr>
        <w:t xml:space="preserve"> </w:t>
      </w:r>
    </w:p>
    <w:p w14:paraId="7358945D" w14:textId="77777777" w:rsidR="00C26082" w:rsidRPr="00C26082" w:rsidRDefault="00C26082" w:rsidP="00C26082">
      <w:p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Conheça outras lojas Vivo na região:</w:t>
      </w:r>
    </w:p>
    <w:p w14:paraId="2840B197" w14:textId="77777777"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Iguatemi Faria Lima</w:t>
      </w:r>
    </w:p>
    <w:p w14:paraId="54E9C6CB" w14:textId="77777777"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Jardim Pamplona Shopping</w:t>
      </w:r>
    </w:p>
    <w:p w14:paraId="277C4AE4" w14:textId="77777777"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 xml:space="preserve"> JK Iguatemi</w:t>
      </w:r>
    </w:p>
    <w:p w14:paraId="6651CAF1" w14:textId="77777777" w:rsidR="00C26082" w:rsidRPr="00C26082" w:rsidRDefault="00C26082" w:rsidP="00C26082">
      <w:pPr>
        <w:numPr>
          <w:ilvl w:val="0"/>
          <w:numId w:val="1"/>
        </w:numPr>
        <w:contextualSpacing/>
        <w:rPr>
          <w:rFonts w:asciiTheme="majorHAnsi" w:hAnsiTheme="majorHAnsi" w:cs="Arial"/>
          <w:b/>
          <w:lang w:val="en-US"/>
        </w:rPr>
      </w:pPr>
      <w:r w:rsidRPr="00C26082">
        <w:rPr>
          <w:rFonts w:asciiTheme="majorHAnsi" w:hAnsiTheme="majorHAnsi" w:cs="Arial"/>
          <w:b/>
          <w:bCs/>
        </w:rPr>
        <w:t>Shopping Vila Olímpia</w:t>
      </w:r>
    </w:p>
    <w:p w14:paraId="6AE36FA4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14:paraId="323EDC97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30A169FE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b/>
          <w:bCs/>
          <w:u w:val="single"/>
        </w:rPr>
        <w:t xml:space="preserve">Olha só, você sabia que a Banda Larga de Ultravelocidade Vivo Fibra já está disponível na sua região? </w:t>
      </w:r>
    </w:p>
    <w:p w14:paraId="3B6C06A5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</w:p>
    <w:p w14:paraId="3A47CBD2" w14:textId="77777777"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>Agora, você pode ter internet com ainda mais velocidade.</w:t>
      </w:r>
    </w:p>
    <w:p w14:paraId="6F6315FF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474FC84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 xml:space="preserve">Até 600 Mega </w:t>
      </w:r>
    </w:p>
    <w:p w14:paraId="5AC23FC0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 Wi-Fi grátis</w:t>
      </w:r>
      <w:r w:rsidR="009E64EE">
        <w:rPr>
          <w:rFonts w:asciiTheme="majorHAnsi" w:hAnsiTheme="majorHAnsi" w:cs="Arial"/>
        </w:rPr>
        <w:t>.</w:t>
      </w:r>
      <w:r w:rsidRPr="00C26082">
        <w:rPr>
          <w:rFonts w:asciiTheme="majorHAnsi" w:hAnsiTheme="majorHAnsi" w:cs="Arial"/>
        </w:rPr>
        <w:t xml:space="preserve"> </w:t>
      </w:r>
    </w:p>
    <w:p w14:paraId="6914964B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+ Vivo Play: a TV por assinatura da Vivo com diversas opções de pacotes, conteúdos para assistir onde e quando quiser pelo App Vivo Play e muito mais!</w:t>
      </w:r>
    </w:p>
    <w:p w14:paraId="55D6AA83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275859AE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037525E2" w14:textId="77777777" w:rsidR="00C26082" w:rsidRPr="00C26082" w:rsidRDefault="00C26082" w:rsidP="00C26082">
      <w:pPr>
        <w:contextualSpacing/>
        <w:rPr>
          <w:rFonts w:asciiTheme="majorHAnsi" w:hAnsiTheme="majorHAnsi" w:cs="Arial"/>
          <w:b/>
        </w:rPr>
      </w:pPr>
      <w:r w:rsidRPr="00C26082">
        <w:rPr>
          <w:rFonts w:asciiTheme="majorHAnsi" w:hAnsiTheme="majorHAnsi" w:cs="Arial"/>
          <w:b/>
        </w:rPr>
        <w:t xml:space="preserve">Confira aqui alguns benefícios da Vivo Fibra: </w:t>
      </w:r>
    </w:p>
    <w:p w14:paraId="403AEF05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2FF07B3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Maior desempenho</w:t>
      </w:r>
    </w:p>
    <w:p w14:paraId="37B2E19D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lastRenderedPageBreak/>
        <w:t>Baixe arquivos, assista a vídeos em HD e jogue online.</w:t>
      </w:r>
    </w:p>
    <w:p w14:paraId="6486239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090F6239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Altas velocidades de upload</w:t>
      </w:r>
    </w:p>
    <w:p w14:paraId="2E37D17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Compartilhe fotos e vídeos com mais rapidez.</w:t>
      </w:r>
    </w:p>
    <w:p w14:paraId="2E6AA063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4B97C29E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Mais estabilidade</w:t>
      </w:r>
    </w:p>
    <w:p w14:paraId="1811FA46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Acesse a internet de vários dispositivos ao mesmo tempo.</w:t>
      </w:r>
    </w:p>
    <w:p w14:paraId="04BAFEDD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14D016F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A única com Smart Wi-Fi</w:t>
      </w:r>
    </w:p>
    <w:p w14:paraId="0E0CC6F0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</w:rPr>
        <w:t>Turbine a velocidade do seu Wi-Fi e controle sua rede com o app gratuito.</w:t>
      </w:r>
    </w:p>
    <w:p w14:paraId="1B389F2F" w14:textId="77777777" w:rsidR="00C26082" w:rsidRPr="00C26082" w:rsidRDefault="00C26082" w:rsidP="00C26082">
      <w:pPr>
        <w:contextualSpacing/>
        <w:rPr>
          <w:rFonts w:asciiTheme="majorHAnsi" w:hAnsiTheme="majorHAnsi" w:cs="Arial"/>
          <w:u w:val="single"/>
        </w:rPr>
      </w:pP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  <w:r w:rsidRPr="00C26082">
        <w:rPr>
          <w:rFonts w:asciiTheme="majorHAnsi" w:hAnsiTheme="majorHAnsi" w:cs="Arial"/>
          <w:u w:val="single"/>
        </w:rPr>
        <w:tab/>
      </w:r>
    </w:p>
    <w:p w14:paraId="663F982D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</w:p>
    <w:p w14:paraId="30BDE8D7" w14:textId="77777777" w:rsidR="00C26082" w:rsidRPr="00C26082" w:rsidRDefault="00C26082" w:rsidP="00C26082">
      <w:pPr>
        <w:contextualSpacing/>
        <w:rPr>
          <w:rFonts w:asciiTheme="majorHAnsi" w:hAnsiTheme="majorHAnsi" w:cs="Arial"/>
          <w:b/>
          <w:bCs/>
        </w:rPr>
      </w:pPr>
      <w:r w:rsidRPr="00C26082">
        <w:rPr>
          <w:rFonts w:asciiTheme="majorHAnsi" w:hAnsiTheme="majorHAnsi" w:cs="Arial"/>
          <w:b/>
          <w:bCs/>
        </w:rPr>
        <w:t>Não perca tempo.</w:t>
      </w:r>
    </w:p>
    <w:p w14:paraId="009A4891" w14:textId="77777777" w:rsidR="00C26082" w:rsidRPr="00C26082" w:rsidRDefault="00C26082" w:rsidP="00C26082">
      <w:pPr>
        <w:contextualSpacing/>
        <w:rPr>
          <w:rFonts w:asciiTheme="majorHAnsi" w:hAnsiTheme="majorHAnsi" w:cs="Arial"/>
        </w:rPr>
      </w:pPr>
      <w:r w:rsidRPr="00C26082">
        <w:rPr>
          <w:rFonts w:asciiTheme="majorHAnsi" w:hAnsiTheme="majorHAnsi" w:cs="Arial"/>
          <w:b/>
          <w:bCs/>
        </w:rPr>
        <w:t>Venha conhecer a nova loja e mude para Vivo Fibra.</w:t>
      </w:r>
    </w:p>
    <w:p w14:paraId="39DE8897" w14:textId="77777777" w:rsidR="00C26082" w:rsidRPr="003056F6" w:rsidRDefault="00C26082" w:rsidP="00C2608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C26082">
        <w:rPr>
          <w:rFonts w:ascii="Arial" w:hAnsi="Arial" w:cs="Arial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056F6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292ADF40" w14:textId="77777777" w:rsidR="003E59BE" w:rsidRDefault="003E59BE"/>
    <w:sectPr w:rsidR="003E59BE" w:rsidSect="0069770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196E08"/>
    <w:multiLevelType w:val="hybridMultilevel"/>
    <w:tmpl w:val="D2D26264"/>
    <w:lvl w:ilvl="0" w:tplc="238AC9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0C3F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DD45F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0D21F6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A94E8F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349AA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2684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66AEC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DA413E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trackRevisions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6082"/>
    <w:rsid w:val="001F5811"/>
    <w:rsid w:val="003E59BE"/>
    <w:rsid w:val="00464F10"/>
    <w:rsid w:val="0069770F"/>
    <w:rsid w:val="006B0E27"/>
    <w:rsid w:val="008B68CD"/>
    <w:rsid w:val="009E64EE"/>
    <w:rsid w:val="00C2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1FBCB9E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E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E27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6082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B0E2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E27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262</Words>
  <Characters>1494</Characters>
  <Application>Microsoft Macintosh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 Ricardo</cp:lastModifiedBy>
  <cp:revision>4</cp:revision>
  <dcterms:created xsi:type="dcterms:W3CDTF">2021-09-24T18:40:00Z</dcterms:created>
  <dcterms:modified xsi:type="dcterms:W3CDTF">2021-09-24T18:54:00Z</dcterms:modified>
</cp:coreProperties>
</file>