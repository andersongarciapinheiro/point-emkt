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8E215F" w14:textId="236525EC" w:rsidR="00C7082A" w:rsidRPr="0022519C" w:rsidRDefault="00C7082A" w:rsidP="00C7082A">
      <w:pPr>
        <w:contextualSpacing/>
        <w:rPr>
          <w:rFonts w:asciiTheme="majorHAnsi" w:hAnsiTheme="majorHAnsi" w:cs="Arial"/>
          <w:b/>
        </w:rPr>
      </w:pPr>
      <w:r w:rsidRPr="0022519C">
        <w:rPr>
          <w:rFonts w:asciiTheme="majorHAnsi" w:hAnsiTheme="majorHAnsi" w:cs="Arial"/>
          <w:b/>
          <w:highlight w:val="cyan"/>
        </w:rPr>
        <w:t xml:space="preserve">E-MAIL </w:t>
      </w:r>
      <w:r w:rsidR="00451FA1" w:rsidRPr="0022519C">
        <w:rPr>
          <w:rFonts w:asciiTheme="majorHAnsi" w:hAnsiTheme="majorHAnsi" w:cs="Arial"/>
          <w:b/>
          <w:highlight w:val="cyan"/>
        </w:rPr>
        <w:t xml:space="preserve">PURPURA, </w:t>
      </w:r>
      <w:r w:rsidRPr="0022519C">
        <w:rPr>
          <w:rFonts w:asciiTheme="majorHAnsi" w:hAnsiTheme="majorHAnsi" w:cs="Arial"/>
          <w:b/>
          <w:highlight w:val="cyan"/>
        </w:rPr>
        <w:t xml:space="preserve">SILVER E GOLD </w:t>
      </w:r>
    </w:p>
    <w:p w14:paraId="13A2F8FB" w14:textId="77777777" w:rsidR="00C7082A" w:rsidRPr="0022519C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6E3662E3" w14:textId="77777777" w:rsidR="00C7082A" w:rsidRPr="0022519C" w:rsidRDefault="00C7082A" w:rsidP="00C7082A">
      <w:pPr>
        <w:contextualSpacing/>
        <w:rPr>
          <w:rFonts w:asciiTheme="majorHAnsi" w:hAnsiTheme="majorHAnsi" w:cs="Arial"/>
        </w:rPr>
      </w:pPr>
    </w:p>
    <w:p w14:paraId="377C9706" w14:textId="77777777" w:rsidR="00373BED" w:rsidRPr="0022519C" w:rsidRDefault="00373BED" w:rsidP="00373BED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(</w:t>
      </w:r>
      <w:proofErr w:type="spellStart"/>
      <w:r w:rsidRPr="0022519C">
        <w:rPr>
          <w:rFonts w:asciiTheme="majorHAnsi" w:hAnsiTheme="majorHAnsi" w:cs="Arial"/>
        </w:rPr>
        <w:t>subject</w:t>
      </w:r>
      <w:proofErr w:type="spellEnd"/>
      <w:r w:rsidRPr="0022519C">
        <w:rPr>
          <w:rFonts w:asciiTheme="majorHAnsi" w:hAnsiTheme="majorHAnsi" w:cs="Arial"/>
        </w:rPr>
        <w:t>)</w:t>
      </w:r>
    </w:p>
    <w:p w14:paraId="305B0F29" w14:textId="11E24229" w:rsidR="00373BED" w:rsidRPr="0022519C" w:rsidRDefault="0073143F" w:rsidP="00373BED">
      <w:pPr>
        <w:contextualSpacing/>
        <w:rPr>
          <w:rFonts w:asciiTheme="majorHAnsi" w:eastAsia="Apple Color Emoji" w:hAnsiTheme="majorHAnsi" w:cs="Arial"/>
        </w:rPr>
      </w:pPr>
      <w:r w:rsidRPr="0022519C">
        <w:rPr>
          <w:rFonts w:asciiTheme="majorHAnsi" w:hAnsiTheme="majorHAnsi" w:cs="Arial"/>
        </w:rPr>
        <w:t xml:space="preserve">Aos apreciadores de bons vinhos! </w:t>
      </w:r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>(</w:t>
      </w:r>
      <w:proofErr w:type="spellStart"/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>emoji</w:t>
      </w:r>
      <w:proofErr w:type="spellEnd"/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 xml:space="preserve"> vinho)</w:t>
      </w:r>
    </w:p>
    <w:p w14:paraId="30616226" w14:textId="77777777" w:rsidR="00373BED" w:rsidRPr="0022519C" w:rsidRDefault="00373BED" w:rsidP="00373BED">
      <w:pPr>
        <w:contextualSpacing/>
        <w:rPr>
          <w:rFonts w:asciiTheme="majorHAnsi" w:eastAsia="Apple Color Emoji" w:hAnsiTheme="majorHAnsi" w:cs="Arial"/>
        </w:rPr>
      </w:pPr>
    </w:p>
    <w:p w14:paraId="22FF25DF" w14:textId="77777777" w:rsidR="00373BED" w:rsidRPr="0022519C" w:rsidRDefault="00373BED" w:rsidP="00373BED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(</w:t>
      </w:r>
      <w:proofErr w:type="spellStart"/>
      <w:r w:rsidRPr="0022519C">
        <w:rPr>
          <w:rFonts w:asciiTheme="majorHAnsi" w:hAnsiTheme="majorHAnsi" w:cs="Arial"/>
        </w:rPr>
        <w:t>pré</w:t>
      </w:r>
      <w:proofErr w:type="spellEnd"/>
      <w:r w:rsidRPr="0022519C">
        <w:rPr>
          <w:rFonts w:asciiTheme="majorHAnsi" w:hAnsiTheme="majorHAnsi" w:cs="Arial"/>
        </w:rPr>
        <w:t>-header)</w:t>
      </w:r>
    </w:p>
    <w:p w14:paraId="48E22A19" w14:textId="3B6F07CD" w:rsidR="00373BED" w:rsidRPr="0022519C" w:rsidRDefault="0073143F" w:rsidP="00373BED">
      <w:pPr>
        <w:rPr>
          <w:rFonts w:asciiTheme="majorHAnsi" w:hAnsiTheme="majorHAnsi" w:cs="Arial"/>
          <w:shd w:val="clear" w:color="auto" w:fill="FFFFFF"/>
        </w:rPr>
      </w:pPr>
      <w:r w:rsidRPr="0022519C">
        <w:rPr>
          <w:rFonts w:asciiTheme="majorHAnsi" w:hAnsiTheme="majorHAnsi" w:cs="Arial"/>
          <w:shd w:val="clear" w:color="auto" w:fill="FFFFFF"/>
        </w:rPr>
        <w:t>Aproveite os benefícios do Vivo Valoriza para comprar com economia.</w:t>
      </w:r>
    </w:p>
    <w:p w14:paraId="2775D06F" w14:textId="77777777" w:rsidR="00C7082A" w:rsidRPr="0022519C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6DC9F382" w14:textId="77777777" w:rsidR="00C7082A" w:rsidRPr="0022519C" w:rsidRDefault="00C7082A" w:rsidP="00C7082A">
      <w:pPr>
        <w:contextualSpacing/>
        <w:rPr>
          <w:rFonts w:asciiTheme="majorHAnsi" w:hAnsiTheme="majorHAnsi" w:cs="Arial"/>
        </w:rPr>
      </w:pPr>
    </w:p>
    <w:p w14:paraId="778FC37A" w14:textId="77777777" w:rsidR="00C7082A" w:rsidRPr="0022519C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>Chamada</w:t>
      </w:r>
    </w:p>
    <w:p w14:paraId="614B05E5" w14:textId="77777777" w:rsidR="00C7082A" w:rsidRPr="0022519C" w:rsidRDefault="00C7082A" w:rsidP="00C7082A">
      <w:pPr>
        <w:contextualSpacing/>
        <w:rPr>
          <w:rFonts w:asciiTheme="majorHAnsi" w:hAnsiTheme="majorHAnsi" w:cs="Arial"/>
        </w:rPr>
      </w:pPr>
    </w:p>
    <w:p w14:paraId="162E15A9" w14:textId="239499D8" w:rsidR="00C7082A" w:rsidRPr="0022519C" w:rsidRDefault="0073143F" w:rsidP="00C7082A">
      <w:pPr>
        <w:contextualSpacing/>
        <w:rPr>
          <w:rFonts w:asciiTheme="majorHAnsi" w:hAnsiTheme="majorHAnsi" w:cs="Arial"/>
          <w:b/>
          <w:bCs/>
        </w:rPr>
      </w:pPr>
      <w:r w:rsidRPr="0022519C">
        <w:rPr>
          <w:rFonts w:asciiTheme="majorHAnsi" w:hAnsiTheme="majorHAnsi" w:cs="Arial"/>
          <w:b/>
          <w:bCs/>
        </w:rPr>
        <w:t>Melhor</w:t>
      </w:r>
      <w:r w:rsidR="0022519C">
        <w:rPr>
          <w:rFonts w:asciiTheme="majorHAnsi" w:hAnsiTheme="majorHAnsi" w:cs="Arial"/>
          <w:b/>
          <w:bCs/>
        </w:rPr>
        <w:t xml:space="preserve"> do</w:t>
      </w:r>
      <w:r w:rsidRPr="0022519C">
        <w:rPr>
          <w:rFonts w:asciiTheme="majorHAnsi" w:hAnsiTheme="majorHAnsi" w:cs="Arial"/>
          <w:b/>
          <w:bCs/>
        </w:rPr>
        <w:t xml:space="preserve"> que um bom vinho, é um bom vinho com benefício do Vivo Valoriza.</w:t>
      </w:r>
      <w:r w:rsidR="00C7082A" w:rsidRPr="0022519C">
        <w:rPr>
          <w:rFonts w:asciiTheme="majorHAnsi" w:hAnsiTheme="majorHAnsi" w:cs="Arial"/>
          <w:b/>
          <w:bCs/>
        </w:rPr>
        <w:t xml:space="preserve"> </w:t>
      </w:r>
      <w:r w:rsidR="00C7082A" w:rsidRPr="0022519C">
        <w:rPr>
          <w:rFonts w:asciiTheme="majorHAnsi" w:hAnsiTheme="majorHAnsi" w:cs="Arial"/>
          <w:b/>
          <w:bCs/>
        </w:rPr>
        <w:br/>
      </w:r>
    </w:p>
    <w:p w14:paraId="0101A45A" w14:textId="77777777" w:rsidR="00C7082A" w:rsidRPr="0022519C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370ACDC3" w14:textId="77777777" w:rsidR="00C7082A" w:rsidRPr="0022519C" w:rsidRDefault="00C7082A" w:rsidP="00C7082A">
      <w:pPr>
        <w:contextualSpacing/>
        <w:rPr>
          <w:rFonts w:asciiTheme="majorHAnsi" w:hAnsiTheme="majorHAnsi" w:cs="Arial"/>
        </w:rPr>
      </w:pPr>
    </w:p>
    <w:p w14:paraId="34848D1B" w14:textId="77777777" w:rsidR="00C7082A" w:rsidRPr="0022519C" w:rsidRDefault="00C7082A" w:rsidP="00C7082A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 xml:space="preserve">Olá, #nome##. </w:t>
      </w:r>
    </w:p>
    <w:p w14:paraId="43F585D3" w14:textId="2C74543D" w:rsidR="00A01A3A" w:rsidRPr="00977D47" w:rsidRDefault="00A01A3A" w:rsidP="00A01A3A">
      <w:pPr>
        <w:contextualSpacing/>
        <w:rPr>
          <w:ins w:id="0" w:author="arizona" w:date="2021-09-14T23:41:00Z"/>
          <w:rFonts w:asciiTheme="majorHAnsi" w:hAnsiTheme="majorHAnsi" w:cs="Arial"/>
          <w:color w:val="000000" w:themeColor="text1"/>
          <w:lang w:val="en-US"/>
          <w:rPrChange w:id="1" w:author="arizona" w:date="2021-09-16T17:20:00Z">
            <w:rPr>
              <w:ins w:id="2" w:author="arizona" w:date="2021-09-14T23:41:00Z"/>
              <w:rFonts w:asciiTheme="majorHAnsi" w:hAnsiTheme="majorHAnsi" w:cs="Arial"/>
              <w:color w:val="000000" w:themeColor="text1"/>
              <w:lang w:val="en-US"/>
            </w:rPr>
          </w:rPrChange>
        </w:rPr>
      </w:pPr>
      <w:ins w:id="3" w:author="arizona" w:date="2021-09-14T23:41:00Z">
        <w:r w:rsidRPr="00A01A3A">
          <w:rPr>
            <w:rFonts w:asciiTheme="majorHAnsi" w:hAnsiTheme="majorHAnsi" w:cs="Arial"/>
          </w:rPr>
          <w:br/>
        </w:r>
        <w:r w:rsidRPr="00977D47">
          <w:rPr>
            <w:rFonts w:asciiTheme="majorHAnsi" w:hAnsiTheme="majorHAnsi" w:cs="Arial"/>
            <w:color w:val="000000" w:themeColor="text1"/>
          </w:rPr>
          <w:br/>
          <w:t xml:space="preserve">O </w:t>
        </w:r>
        <w:r w:rsidRPr="00977D47">
          <w:rPr>
            <w:rFonts w:asciiTheme="majorHAnsi" w:hAnsiTheme="majorHAnsi" w:cs="Arial"/>
            <w:b/>
            <w:bCs/>
            <w:color w:val="000000" w:themeColor="text1"/>
          </w:rPr>
          <w:t xml:space="preserve">Vivo Valoriza </w:t>
        </w:r>
        <w:r w:rsidRPr="00977D47">
          <w:rPr>
            <w:rFonts w:asciiTheme="majorHAnsi" w:hAnsiTheme="majorHAnsi" w:cs="Arial"/>
            <w:color w:val="000000" w:themeColor="text1"/>
          </w:rPr>
          <w:t>tr</w:t>
        </w:r>
      </w:ins>
      <w:ins w:id="4" w:author="arizona Ricardo" w:date="2021-09-15T18:38:00Z">
        <w:r w:rsidR="00005BD0" w:rsidRPr="00977D47">
          <w:rPr>
            <w:rFonts w:asciiTheme="majorHAnsi" w:hAnsiTheme="majorHAnsi" w:cs="Arial"/>
            <w:color w:val="000000" w:themeColor="text1"/>
          </w:rPr>
          <w:t>az</w:t>
        </w:r>
      </w:ins>
      <w:ins w:id="5" w:author="arizona" w:date="2021-09-14T23:41:00Z">
        <w:r w:rsidRPr="00977D47">
          <w:rPr>
            <w:rFonts w:asciiTheme="majorHAnsi" w:hAnsiTheme="majorHAnsi" w:cs="Arial"/>
            <w:color w:val="000000" w:themeColor="text1"/>
          </w:rPr>
          <w:t xml:space="preserve"> descontos para você brindar todos os momentos. Confira a </w:t>
        </w:r>
        <w:r w:rsidRPr="00977D47">
          <w:rPr>
            <w:rFonts w:asciiTheme="majorHAnsi" w:hAnsiTheme="majorHAnsi" w:cs="Arial"/>
            <w:b/>
            <w:bCs/>
            <w:color w:val="000000" w:themeColor="text1"/>
          </w:rPr>
          <w:t xml:space="preserve">seleção de vinhos </w:t>
        </w:r>
        <w:r w:rsidRPr="00977D47">
          <w:rPr>
            <w:rFonts w:asciiTheme="majorHAnsi" w:hAnsiTheme="majorHAnsi" w:cs="Arial"/>
            <w:color w:val="000000" w:themeColor="text1"/>
            <w:rPrChange w:id="6" w:author="arizona" w:date="2021-09-16T17:20:00Z">
              <w:rPr>
                <w:rFonts w:asciiTheme="majorHAnsi" w:hAnsiTheme="majorHAnsi" w:cs="Arial"/>
                <w:color w:val="000000" w:themeColor="text1"/>
              </w:rPr>
            </w:rPrChange>
          </w:rPr>
          <w:t>que trouxemos para você:</w:t>
        </w:r>
      </w:ins>
    </w:p>
    <w:p w14:paraId="590D231F" w14:textId="77777777" w:rsidR="00C7082A" w:rsidRPr="0022519C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680944C9" w14:textId="77777777" w:rsidR="00C7082A" w:rsidRPr="0022519C" w:rsidRDefault="00C7082A" w:rsidP="00C7082A">
      <w:pPr>
        <w:rPr>
          <w:rFonts w:asciiTheme="majorHAnsi" w:hAnsiTheme="majorHAnsi" w:cs="Arial"/>
        </w:rPr>
      </w:pPr>
    </w:p>
    <w:p w14:paraId="46A0BBC5" w14:textId="00503308" w:rsidR="00C7082A" w:rsidRPr="0022519C" w:rsidRDefault="0073143F" w:rsidP="00C7082A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>Vinhos</w:t>
      </w:r>
    </w:p>
    <w:p w14:paraId="1F504BDC" w14:textId="792A0764" w:rsidR="00C7082A" w:rsidRPr="0022519C" w:rsidRDefault="00C7082A" w:rsidP="00C7082A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Descontos imperdíveis p</w:t>
      </w:r>
      <w:r w:rsidR="0022519C">
        <w:rPr>
          <w:rFonts w:asciiTheme="majorHAnsi" w:hAnsiTheme="majorHAnsi" w:cs="Arial"/>
        </w:rPr>
        <w:t>a</w:t>
      </w:r>
      <w:r w:rsidRPr="0022519C">
        <w:rPr>
          <w:rFonts w:asciiTheme="majorHAnsi" w:hAnsiTheme="majorHAnsi" w:cs="Arial"/>
        </w:rPr>
        <w:t xml:space="preserve">ra </w:t>
      </w:r>
      <w:r w:rsidR="0073143F" w:rsidRPr="0022519C">
        <w:rPr>
          <w:rFonts w:asciiTheme="majorHAnsi" w:hAnsiTheme="majorHAnsi" w:cs="Arial"/>
        </w:rPr>
        <w:t xml:space="preserve">você saborear cada gole. </w:t>
      </w:r>
    </w:p>
    <w:p w14:paraId="667B01D9" w14:textId="77777777" w:rsidR="00C7082A" w:rsidRPr="0022519C" w:rsidRDefault="00C7082A" w:rsidP="00C7082A">
      <w:pPr>
        <w:rPr>
          <w:rFonts w:asciiTheme="majorHAnsi" w:hAnsiTheme="majorHAnsi" w:cs="Arial"/>
        </w:rPr>
      </w:pPr>
    </w:p>
    <w:p w14:paraId="45B4EFDC" w14:textId="05D064C8" w:rsidR="00A01A3A" w:rsidRPr="00A01A3A" w:rsidRDefault="0073143F" w:rsidP="00A01A3A">
      <w:pPr>
        <w:rPr>
          <w:ins w:id="7" w:author="arizona" w:date="2021-09-14T23:43:00Z"/>
          <w:rFonts w:ascii="Calibri" w:hAnsi="Calibri"/>
          <w:b/>
          <w:color w:val="000000"/>
          <w:lang w:val="en-US"/>
        </w:rPr>
      </w:pPr>
      <w:r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Evino</w:t>
      </w:r>
      <w:r w:rsidR="00192E54"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 xml:space="preserve"> </w:t>
      </w:r>
      <w:r w:rsidRPr="0022519C">
        <w:rPr>
          <w:rFonts w:ascii="Calibri" w:hAnsi="Calibri"/>
          <w:b/>
          <w:color w:val="000000"/>
        </w:rPr>
        <w:br/>
      </w:r>
      <w:r w:rsidRPr="0022519C">
        <w:rPr>
          <w:rFonts w:ascii="Calibri" w:hAnsi="Calibri"/>
          <w:color w:val="000000"/>
        </w:rPr>
        <w:t>Para Evino, novas descobertas e histórias sobre o vinho podem deixar a vida melhor. Venha conhecer e viv</w:t>
      </w:r>
      <w:r w:rsidR="0022519C">
        <w:rPr>
          <w:rFonts w:ascii="Calibri" w:hAnsi="Calibri"/>
          <w:color w:val="000000"/>
        </w:rPr>
        <w:t>er</w:t>
      </w:r>
      <w:r w:rsidRPr="0022519C">
        <w:rPr>
          <w:rFonts w:ascii="Calibri" w:hAnsi="Calibri"/>
          <w:color w:val="000000"/>
        </w:rPr>
        <w:t xml:space="preserve"> a vida com os melhores vinhos, </w:t>
      </w:r>
      <w:ins w:id="8" w:author="arizona" w:date="2021-09-14T23:43:00Z">
        <w:r w:rsidR="00A01A3A" w:rsidRPr="00A01A3A">
          <w:rPr>
            <w:rFonts w:ascii="Calibri" w:hAnsi="Calibri"/>
            <w:b/>
            <w:color w:val="000000"/>
            <w:lang w:val="en-US"/>
          </w:rPr>
          <w:t xml:space="preserve">de um jeito diferente em um dos maiores </w:t>
        </w:r>
        <w:r w:rsidR="00A01A3A" w:rsidRPr="00977D47">
          <w:rPr>
            <w:rFonts w:ascii="Calibri" w:hAnsi="Calibri"/>
            <w:b/>
            <w:color w:val="3366FF"/>
            <w:lang w:val="en-US"/>
            <w:rPrChange w:id="9" w:author="arizona" w:date="2021-09-16T17:21:00Z">
              <w:rPr>
                <w:rFonts w:ascii="Calibri" w:hAnsi="Calibri"/>
                <w:b/>
                <w:color w:val="000000"/>
                <w:lang w:val="en-US"/>
              </w:rPr>
            </w:rPrChange>
          </w:rPr>
          <w:t>e-</w:t>
        </w:r>
        <w:proofErr w:type="spellStart"/>
        <w:r w:rsidR="00A01A3A" w:rsidRPr="00977D47">
          <w:rPr>
            <w:rFonts w:ascii="Calibri" w:hAnsi="Calibri"/>
            <w:b/>
            <w:color w:val="3366FF"/>
            <w:lang w:val="en-US"/>
            <w:rPrChange w:id="10" w:author="arizona" w:date="2021-09-16T17:21:00Z">
              <w:rPr>
                <w:rFonts w:ascii="Calibri" w:hAnsi="Calibri"/>
                <w:b/>
                <w:color w:val="000000"/>
                <w:lang w:val="en-US"/>
              </w:rPr>
            </w:rPrChange>
          </w:rPr>
          <w:t>commerce</w:t>
        </w:r>
      </w:ins>
      <w:ins w:id="11" w:author="arizona" w:date="2021-09-16T17:20:00Z">
        <w:r w:rsidR="00977D47" w:rsidRPr="00977D47">
          <w:rPr>
            <w:rFonts w:ascii="Calibri" w:hAnsi="Calibri"/>
            <w:b/>
            <w:color w:val="3366FF"/>
            <w:lang w:val="en-US"/>
            <w:rPrChange w:id="12" w:author="arizona" w:date="2021-09-16T17:21:00Z">
              <w:rPr>
                <w:rFonts w:ascii="Calibri" w:hAnsi="Calibri"/>
                <w:b/>
                <w:color w:val="000000"/>
                <w:lang w:val="en-US"/>
              </w:rPr>
            </w:rPrChange>
          </w:rPr>
          <w:t>s</w:t>
        </w:r>
      </w:ins>
      <w:proofErr w:type="spellEnd"/>
      <w:ins w:id="13" w:author="arizona" w:date="2021-09-14T23:43:00Z">
        <w:r w:rsidR="00A01A3A" w:rsidRPr="00977D47">
          <w:rPr>
            <w:rFonts w:ascii="Calibri" w:hAnsi="Calibri"/>
            <w:b/>
            <w:color w:val="3366FF"/>
            <w:lang w:val="en-US"/>
            <w:rPrChange w:id="14" w:author="arizona" w:date="2021-09-16T17:21:00Z">
              <w:rPr>
                <w:rFonts w:ascii="Calibri" w:hAnsi="Calibri"/>
                <w:b/>
                <w:color w:val="000000"/>
                <w:lang w:val="en-US"/>
              </w:rPr>
            </w:rPrChange>
          </w:rPr>
          <w:t xml:space="preserve"> </w:t>
        </w:r>
        <w:r w:rsidR="00A01A3A" w:rsidRPr="00A01A3A">
          <w:rPr>
            <w:rFonts w:ascii="Calibri" w:hAnsi="Calibri"/>
            <w:b/>
            <w:color w:val="000000"/>
            <w:lang w:val="en-US"/>
          </w:rPr>
          <w:t xml:space="preserve">da </w:t>
        </w:r>
        <w:proofErr w:type="spellStart"/>
        <w:r w:rsidR="00A01A3A" w:rsidRPr="00A01A3A">
          <w:rPr>
            <w:rFonts w:ascii="Calibri" w:hAnsi="Calibri"/>
            <w:b/>
            <w:color w:val="000000"/>
            <w:lang w:val="en-US"/>
          </w:rPr>
          <w:t>Am</w:t>
        </w:r>
      </w:ins>
      <w:ins w:id="15" w:author="arizona Ricardo" w:date="2021-09-15T18:39:00Z">
        <w:r w:rsidR="00005BD0">
          <w:rPr>
            <w:rFonts w:ascii="Calibri" w:hAnsi="Calibri"/>
            <w:b/>
            <w:color w:val="000000"/>
            <w:lang w:val="en-US"/>
          </w:rPr>
          <w:t>é</w:t>
        </w:r>
      </w:ins>
      <w:ins w:id="16" w:author="arizona" w:date="2021-09-14T23:43:00Z">
        <w:del w:id="17" w:author="arizona Ricardo" w:date="2021-09-15T18:39:00Z">
          <w:r w:rsidR="00A01A3A" w:rsidRPr="00A01A3A" w:rsidDel="00005BD0">
            <w:rPr>
              <w:rFonts w:ascii="Calibri" w:hAnsi="Calibri"/>
              <w:b/>
              <w:color w:val="000000"/>
              <w:lang w:val="en-US"/>
            </w:rPr>
            <w:delText>e</w:delText>
          </w:r>
        </w:del>
        <w:r w:rsidR="00A01A3A" w:rsidRPr="00A01A3A">
          <w:rPr>
            <w:rFonts w:ascii="Calibri" w:hAnsi="Calibri"/>
            <w:b/>
            <w:color w:val="000000"/>
            <w:lang w:val="en-US"/>
          </w:rPr>
          <w:t>rica</w:t>
        </w:r>
        <w:proofErr w:type="spellEnd"/>
        <w:r w:rsidR="00A01A3A" w:rsidRPr="00A01A3A">
          <w:rPr>
            <w:rFonts w:ascii="Calibri" w:hAnsi="Calibri"/>
            <w:b/>
            <w:color w:val="000000"/>
            <w:lang w:val="en-US"/>
          </w:rPr>
          <w:t xml:space="preserve"> Latina.</w:t>
        </w:r>
      </w:ins>
    </w:p>
    <w:p w14:paraId="3F563F75" w14:textId="19FBA3AE" w:rsidR="00192E54" w:rsidRPr="0022519C" w:rsidRDefault="0073143F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  <w:r w:rsidRPr="0022519C">
        <w:rPr>
          <w:rFonts w:ascii="Calibri" w:eastAsiaTheme="minorEastAsia" w:hAnsi="Calibri" w:cstheme="minorBidi"/>
          <w:color w:val="000000"/>
          <w:lang w:eastAsia="en-US"/>
        </w:rPr>
        <w:br/>
        <w:t xml:space="preserve">√ </w:t>
      </w:r>
      <w:ins w:id="18" w:author="arizona" w:date="2021-09-14T23:42:00Z">
        <w:r w:rsidR="00A01A3A" w:rsidRPr="00A01A3A">
          <w:rPr>
            <w:rFonts w:ascii="Calibri" w:eastAsiaTheme="minorEastAsia" w:hAnsi="Calibri" w:cstheme="minorBidi"/>
            <w:b/>
            <w:bCs/>
            <w:color w:val="000000"/>
            <w:lang w:eastAsia="en-US"/>
          </w:rPr>
          <w:t>+20% de desconto e frete grátis em todo o site</w:t>
        </w:r>
      </w:ins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</w:p>
    <w:p w14:paraId="602C2FAA" w14:textId="77777777" w:rsidR="00192E54" w:rsidRPr="0022519C" w:rsidRDefault="00192E54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</w:p>
    <w:p w14:paraId="1A2D7A88" w14:textId="554C4A4B" w:rsidR="00192E54" w:rsidRPr="0022519C" w:rsidRDefault="0073143F" w:rsidP="00192E54">
      <w:pPr>
        <w:rPr>
          <w:rFonts w:ascii="Calibri" w:eastAsiaTheme="minorEastAsia" w:hAnsi="Calibri" w:cstheme="minorBidi"/>
          <w:b/>
          <w:color w:val="000000"/>
          <w:u w:val="single"/>
          <w:lang w:eastAsia="en-US"/>
        </w:rPr>
      </w:pPr>
      <w:r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Grand Cru</w:t>
      </w:r>
    </w:p>
    <w:p w14:paraId="5DC26ADA" w14:textId="1C378EB1" w:rsidR="00192E54" w:rsidRPr="0022519C" w:rsidRDefault="0073143F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  <w:r w:rsidRPr="0022519C">
        <w:rPr>
          <w:rFonts w:ascii="Calibri" w:hAnsi="Calibri"/>
          <w:color w:val="000000"/>
        </w:rPr>
        <w:t>A Grand Cru</w:t>
      </w:r>
      <w:ins w:id="19" w:author="arizona Ricardo" w:date="2021-09-15T18:39:00Z">
        <w:r w:rsidR="00005BD0">
          <w:rPr>
            <w:rFonts w:ascii="Calibri" w:hAnsi="Calibri"/>
            <w:color w:val="000000"/>
          </w:rPr>
          <w:t xml:space="preserve"> é</w:t>
        </w:r>
      </w:ins>
      <w:r w:rsidRPr="0022519C">
        <w:rPr>
          <w:rFonts w:ascii="Calibri" w:hAnsi="Calibri"/>
          <w:color w:val="000000"/>
        </w:rPr>
        <w:t xml:space="preserve"> </w:t>
      </w:r>
      <w:ins w:id="20" w:author="arizona" w:date="2021-09-14T23:44:00Z">
        <w:r w:rsidR="00A01A3A" w:rsidRPr="00A01A3A">
          <w:rPr>
            <w:rFonts w:ascii="Calibri" w:hAnsi="Calibri"/>
            <w:b/>
            <w:bCs/>
            <w:color w:val="000000"/>
          </w:rPr>
          <w:t>uma das maiores</w:t>
        </w:r>
        <w:r w:rsidR="00A01A3A" w:rsidRPr="00A01A3A">
          <w:rPr>
            <w:rFonts w:ascii="Calibri" w:hAnsi="Calibri"/>
            <w:color w:val="000000"/>
            <w:lang w:val="en-US"/>
          </w:rPr>
          <w:t xml:space="preserve"> </w:t>
        </w:r>
      </w:ins>
      <w:r w:rsidRPr="0022519C">
        <w:rPr>
          <w:rFonts w:ascii="Calibri" w:hAnsi="Calibri"/>
          <w:color w:val="000000"/>
        </w:rPr>
        <w:t>importadora</w:t>
      </w:r>
      <w:ins w:id="21" w:author="arizona" w:date="2021-09-14T23:44:00Z">
        <w:r w:rsidR="00A01A3A">
          <w:rPr>
            <w:rFonts w:ascii="Calibri" w:hAnsi="Calibri"/>
            <w:color w:val="000000"/>
          </w:rPr>
          <w:t>s</w:t>
        </w:r>
      </w:ins>
      <w:r w:rsidRPr="0022519C">
        <w:rPr>
          <w:rFonts w:ascii="Calibri" w:hAnsi="Calibri"/>
          <w:color w:val="000000"/>
        </w:rPr>
        <w:t xml:space="preserve"> e distribuidora especializada em vinhos de qualidade da América Latina. Todos os meses</w:t>
      </w:r>
      <w:r w:rsidR="00ED793E">
        <w:rPr>
          <w:rFonts w:ascii="Calibri" w:hAnsi="Calibri"/>
          <w:color w:val="000000"/>
        </w:rPr>
        <w:t>,</w:t>
      </w:r>
      <w:r w:rsidRPr="0022519C">
        <w:rPr>
          <w:rFonts w:ascii="Calibri" w:hAnsi="Calibri"/>
          <w:color w:val="000000"/>
        </w:rPr>
        <w:t xml:space="preserve"> uma experiência única com vinhos das vinícolas mais respeitadas do mundo.</w:t>
      </w:r>
      <w:r w:rsidR="00192E54" w:rsidRPr="0022519C">
        <w:rPr>
          <w:rFonts w:ascii="Calibri" w:eastAsiaTheme="minorEastAsia" w:hAnsi="Calibri" w:cstheme="minorBidi"/>
          <w:color w:val="000000"/>
          <w:lang w:eastAsia="en-US"/>
        </w:rPr>
        <w:br/>
      </w:r>
      <w:r w:rsidR="00192E54" w:rsidRPr="00977D47">
        <w:rPr>
          <w:rFonts w:ascii="Calibri" w:eastAsiaTheme="minorEastAsia" w:hAnsi="Calibri" w:cstheme="minorBidi"/>
          <w:color w:val="FF0000"/>
          <w:lang w:eastAsia="en-US"/>
          <w:rPrChange w:id="22" w:author="arizona" w:date="2021-09-16T17:21:00Z">
            <w:rPr>
              <w:rFonts w:ascii="Calibri" w:eastAsiaTheme="minorEastAsia" w:hAnsi="Calibri" w:cstheme="minorBidi"/>
              <w:color w:val="000000"/>
              <w:lang w:eastAsia="en-US"/>
            </w:rPr>
          </w:rPrChange>
        </w:rPr>
        <w:t xml:space="preserve">√ </w:t>
      </w:r>
      <w:r w:rsidRPr="00977D47">
        <w:rPr>
          <w:rFonts w:ascii="Calibri" w:hAnsi="Calibri"/>
          <w:color w:val="FF0000"/>
          <w:rPrChange w:id="23" w:author="arizona" w:date="2021-09-16T17:21:00Z">
            <w:rPr>
              <w:rFonts w:ascii="Calibri" w:hAnsi="Calibri"/>
              <w:color w:val="000000"/>
            </w:rPr>
          </w:rPrChange>
        </w:rPr>
        <w:t>R$ 50 de desconto na</w:t>
      </w:r>
      <w:ins w:id="24" w:author="arizona Ricardo" w:date="2021-09-15T18:40:00Z">
        <w:r w:rsidR="00005BD0" w:rsidRPr="00977D47">
          <w:rPr>
            <w:rFonts w:ascii="Calibri" w:hAnsi="Calibri"/>
            <w:color w:val="FF0000"/>
            <w:rPrChange w:id="25" w:author="arizona" w:date="2021-09-16T17:21:00Z">
              <w:rPr>
                <w:rFonts w:ascii="Calibri" w:hAnsi="Calibri"/>
                <w:color w:val="000000"/>
              </w:rPr>
            </w:rPrChange>
          </w:rPr>
          <w:t>s</w:t>
        </w:r>
      </w:ins>
      <w:r w:rsidRPr="00977D47">
        <w:rPr>
          <w:rFonts w:ascii="Calibri" w:hAnsi="Calibri"/>
          <w:color w:val="FF0000"/>
          <w:rPrChange w:id="26" w:author="arizona" w:date="2021-09-16T17:21:00Z">
            <w:rPr>
              <w:rFonts w:ascii="Calibri" w:hAnsi="Calibri"/>
              <w:color w:val="000000"/>
            </w:rPr>
          </w:rPrChange>
        </w:rPr>
        <w:t xml:space="preserve"> compra</w:t>
      </w:r>
      <w:ins w:id="27" w:author="arizona Ricardo" w:date="2021-09-15T18:40:00Z">
        <w:r w:rsidR="00005BD0" w:rsidRPr="00977D47">
          <w:rPr>
            <w:rFonts w:ascii="Calibri" w:hAnsi="Calibri"/>
            <w:color w:val="FF0000"/>
            <w:rPrChange w:id="28" w:author="arizona" w:date="2021-09-16T17:21:00Z">
              <w:rPr>
                <w:rFonts w:ascii="Calibri" w:hAnsi="Calibri"/>
                <w:color w:val="000000"/>
              </w:rPr>
            </w:rPrChange>
          </w:rPr>
          <w:t>s</w:t>
        </w:r>
      </w:ins>
      <w:r w:rsidRPr="00977D47">
        <w:rPr>
          <w:rFonts w:ascii="Calibri" w:hAnsi="Calibri"/>
          <w:color w:val="FF0000"/>
          <w:rPrChange w:id="29" w:author="arizona" w:date="2021-09-16T17:21:00Z">
            <w:rPr>
              <w:rFonts w:ascii="Calibri" w:hAnsi="Calibri"/>
              <w:color w:val="000000"/>
            </w:rPr>
          </w:rPrChange>
        </w:rPr>
        <w:t xml:space="preserve"> acima de R$ </w:t>
      </w:r>
      <w:ins w:id="30" w:author="arizona" w:date="2021-09-14T23:44:00Z">
        <w:r w:rsidR="00A01A3A" w:rsidRPr="00977D47">
          <w:rPr>
            <w:rFonts w:ascii="Calibri" w:hAnsi="Calibri"/>
            <w:color w:val="FF0000"/>
            <w:rPrChange w:id="31" w:author="arizona" w:date="2021-09-16T17:21:00Z">
              <w:rPr>
                <w:rFonts w:ascii="Calibri" w:hAnsi="Calibri"/>
                <w:color w:val="000000"/>
              </w:rPr>
            </w:rPrChange>
          </w:rPr>
          <w:t>199</w:t>
        </w:r>
      </w:ins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</w:p>
    <w:p w14:paraId="068A16EC" w14:textId="77777777" w:rsidR="00192E54" w:rsidRPr="0022519C" w:rsidRDefault="00192E54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</w:p>
    <w:p w14:paraId="7A9E1A85" w14:textId="2849A3D4" w:rsidR="00192E54" w:rsidRPr="0022519C" w:rsidRDefault="0073143F" w:rsidP="00192E54">
      <w:pPr>
        <w:rPr>
          <w:rFonts w:ascii="Calibri" w:eastAsiaTheme="minorEastAsia" w:hAnsi="Calibri" w:cstheme="minorBidi"/>
          <w:b/>
          <w:color w:val="000000"/>
          <w:u w:val="single"/>
          <w:lang w:eastAsia="en-US"/>
        </w:rPr>
      </w:pPr>
      <w:r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Mistral</w:t>
      </w:r>
    </w:p>
    <w:p w14:paraId="018D2747" w14:textId="43A8D454" w:rsidR="00C7082A" w:rsidRPr="0022519C" w:rsidRDefault="00A01A3A" w:rsidP="00192E54">
      <w:pPr>
        <w:rPr>
          <w:rFonts w:ascii="Calibri" w:eastAsiaTheme="minorEastAsia" w:hAnsi="Calibri" w:cstheme="minorBidi"/>
          <w:b/>
          <w:color w:val="000000"/>
          <w:lang w:eastAsia="en-US"/>
        </w:rPr>
      </w:pPr>
      <w:ins w:id="32" w:author="arizona" w:date="2021-09-14T23:45:00Z">
        <w:r w:rsidRPr="00A01A3A">
          <w:rPr>
            <w:rFonts w:ascii="Calibri" w:hAnsi="Calibri"/>
            <w:color w:val="000000"/>
          </w:rPr>
          <w:t>A Mistral é uma das mais conceituadas importadoras de vinhos do Brasil. Tem um dos melhores e mais completos catálogos do país, reunindo com exclusividade diversos produtores consagrados e premiados d</w:t>
        </w:r>
        <w:r>
          <w:rPr>
            <w:rFonts w:ascii="Calibri" w:hAnsi="Calibri"/>
            <w:color w:val="000000"/>
          </w:rPr>
          <w:t>as principais regiões do mundo.</w:t>
        </w:r>
      </w:ins>
      <w:r w:rsidR="00192E54" w:rsidRPr="0022519C">
        <w:rPr>
          <w:rFonts w:ascii="Calibri" w:eastAsiaTheme="minorEastAsia" w:hAnsi="Calibri" w:cstheme="minorBidi"/>
          <w:color w:val="000000"/>
          <w:lang w:eastAsia="en-US"/>
        </w:rPr>
        <w:br/>
        <w:t xml:space="preserve">√ </w:t>
      </w:r>
      <w:ins w:id="33" w:author="arizona Ricardo" w:date="2021-09-15T18:48:00Z">
        <w:r w:rsidR="00260BE0">
          <w:rPr>
            <w:rFonts w:ascii="Calibri" w:eastAsiaTheme="minorEastAsia" w:hAnsi="Calibri" w:cstheme="minorBidi"/>
            <w:color w:val="000000"/>
            <w:lang w:eastAsia="en-US"/>
          </w:rPr>
          <w:t>A</w:t>
        </w:r>
      </w:ins>
      <w:del w:id="34" w:author="arizona Ricardo" w:date="2021-09-15T18:48:00Z">
        <w:r w:rsidR="00192E54" w:rsidRPr="0022519C" w:rsidDel="00260BE0">
          <w:rPr>
            <w:rFonts w:ascii="Calibri" w:eastAsiaTheme="minorEastAsia" w:hAnsi="Calibri" w:cstheme="minorBidi"/>
            <w:color w:val="000000"/>
            <w:lang w:eastAsia="en-US"/>
          </w:rPr>
          <w:delText xml:space="preserve">R$ </w:delText>
        </w:r>
        <w:r w:rsidR="00ED793E" w:rsidDel="00260BE0">
          <w:rPr>
            <w:rFonts w:ascii="Calibri" w:eastAsiaTheme="minorEastAsia" w:hAnsi="Calibri" w:cstheme="minorBidi"/>
            <w:color w:val="000000"/>
            <w:lang w:eastAsia="en-US"/>
          </w:rPr>
          <w:delText>a</w:delText>
        </w:r>
      </w:del>
      <w:r w:rsidR="00ED793E">
        <w:rPr>
          <w:rFonts w:ascii="Calibri" w:eastAsiaTheme="minorEastAsia" w:hAnsi="Calibri" w:cstheme="minorBidi"/>
          <w:color w:val="000000"/>
          <w:lang w:eastAsia="en-US"/>
        </w:rPr>
        <w:t>té 25% de desconto</w:t>
      </w:r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lastRenderedPageBreak/>
        <w:br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E01871" w:rsidRPr="0022519C">
        <w:rPr>
          <w:rFonts w:ascii="Arial" w:hAnsi="Arial" w:cs="Arial"/>
          <w:b/>
          <w:color w:val="4F81BD" w:themeColor="accent1"/>
          <w:sz w:val="22"/>
          <w:szCs w:val="22"/>
        </w:rPr>
        <w:br/>
      </w:r>
      <w:r w:rsidR="00E01871" w:rsidRPr="0022519C">
        <w:rPr>
          <w:rFonts w:ascii="Arial" w:hAnsi="Arial" w:cs="Arial"/>
          <w:sz w:val="22"/>
          <w:szCs w:val="22"/>
        </w:rPr>
        <w:br/>
      </w:r>
      <w:r w:rsidR="00192E54" w:rsidRPr="0022519C">
        <w:rPr>
          <w:rFonts w:ascii="Arial" w:hAnsi="Arial" w:cs="Arial"/>
          <w:i/>
          <w:color w:val="4F81BD" w:themeColor="accent1"/>
          <w:sz w:val="22"/>
          <w:szCs w:val="22"/>
        </w:rPr>
        <w:t>(</w:t>
      </w:r>
      <w:proofErr w:type="spellStart"/>
      <w:r w:rsidR="00192E54" w:rsidRPr="0022519C">
        <w:rPr>
          <w:rFonts w:ascii="Arial" w:hAnsi="Arial" w:cs="Arial"/>
          <w:i/>
          <w:color w:val="4F81BD" w:themeColor="accent1"/>
          <w:sz w:val="22"/>
          <w:szCs w:val="22"/>
        </w:rPr>
        <w:t>add</w:t>
      </w:r>
      <w:proofErr w:type="spellEnd"/>
      <w:r w:rsidR="00192E54" w:rsidRPr="0022519C">
        <w:rPr>
          <w:rFonts w:ascii="Arial" w:hAnsi="Arial" w:cs="Arial"/>
          <w:i/>
          <w:color w:val="4F81BD" w:themeColor="accent1"/>
          <w:sz w:val="22"/>
          <w:szCs w:val="22"/>
        </w:rPr>
        <w:t xml:space="preserve"> em formato diferente dos demais)</w:t>
      </w:r>
      <w:r w:rsidR="00192E54" w:rsidRPr="0022519C">
        <w:rPr>
          <w:rFonts w:ascii="Arial" w:hAnsi="Arial" w:cs="Arial"/>
          <w:b/>
          <w:sz w:val="22"/>
          <w:szCs w:val="22"/>
        </w:rPr>
        <w:br/>
      </w:r>
      <w:r w:rsidR="00192E54" w:rsidRPr="0022519C">
        <w:rPr>
          <w:rFonts w:ascii="Arial" w:hAnsi="Arial" w:cs="Arial"/>
          <w:b/>
          <w:sz w:val="22"/>
          <w:szCs w:val="22"/>
        </w:rPr>
        <w:br/>
      </w:r>
      <w:r w:rsidR="0073143F" w:rsidRPr="0022519C">
        <w:rPr>
          <w:rFonts w:ascii="Calibri" w:hAnsi="Calibri"/>
          <w:b/>
          <w:color w:val="000000"/>
        </w:rPr>
        <w:t>E que tal taças para acompanhar os seus pedidos?</w:t>
      </w:r>
      <w:r w:rsidR="00F53AA3" w:rsidRPr="0022519C">
        <w:rPr>
          <w:rFonts w:ascii="Arial" w:hAnsi="Arial" w:cs="Arial"/>
          <w:b/>
          <w:sz w:val="22"/>
          <w:szCs w:val="22"/>
        </w:rPr>
        <w:br/>
      </w:r>
      <w:r w:rsidR="00F53AA3" w:rsidRPr="0022519C">
        <w:rPr>
          <w:rFonts w:ascii="Arial" w:hAnsi="Arial" w:cs="Arial"/>
          <w:b/>
          <w:sz w:val="22"/>
          <w:szCs w:val="22"/>
        </w:rPr>
        <w:br/>
      </w:r>
      <w:r w:rsidR="0073143F" w:rsidRPr="0022519C">
        <w:rPr>
          <w:rFonts w:ascii="Calibri" w:hAnsi="Calibri"/>
          <w:color w:val="000000"/>
        </w:rPr>
        <w:t>Na Etna</w:t>
      </w:r>
      <w:r w:rsidR="00ED793E">
        <w:rPr>
          <w:rFonts w:ascii="Calibri" w:hAnsi="Calibri"/>
          <w:color w:val="000000"/>
        </w:rPr>
        <w:t>,</w:t>
      </w:r>
      <w:r w:rsidR="0073143F" w:rsidRPr="0022519C">
        <w:rPr>
          <w:rFonts w:ascii="Calibri" w:hAnsi="Calibri"/>
          <w:color w:val="000000"/>
        </w:rPr>
        <w:t xml:space="preserve"> você tem </w:t>
      </w:r>
      <w:r w:rsidR="0073143F" w:rsidRPr="0022519C">
        <w:rPr>
          <w:rFonts w:ascii="Calibri" w:hAnsi="Calibri"/>
          <w:b/>
          <w:color w:val="000000"/>
        </w:rPr>
        <w:t>15% de desconto</w:t>
      </w:r>
      <w:r w:rsidR="0073143F" w:rsidRPr="0022519C">
        <w:rPr>
          <w:rFonts w:ascii="Calibri" w:hAnsi="Calibri"/>
          <w:color w:val="000000"/>
        </w:rPr>
        <w:t xml:space="preserve"> em taças especiais. Aproveite!</w:t>
      </w:r>
      <w:r w:rsidR="00192E54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192E54"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</w:p>
    <w:p w14:paraId="1F288891" w14:textId="77777777" w:rsidR="00C7082A" w:rsidRPr="0022519C" w:rsidRDefault="00C7082A" w:rsidP="00C7082A">
      <w:pPr>
        <w:contextualSpacing/>
        <w:rPr>
          <w:rFonts w:ascii="Arial" w:hAnsi="Arial" w:cs="Arial"/>
          <w:sz w:val="22"/>
          <w:szCs w:val="22"/>
          <w:u w:val="single"/>
        </w:rPr>
      </w:pP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</w:p>
    <w:p w14:paraId="710BD7E0" w14:textId="77777777" w:rsidR="00C7082A" w:rsidRPr="0022519C" w:rsidRDefault="00C7082A" w:rsidP="00C7082A">
      <w:pPr>
        <w:contextualSpacing/>
        <w:rPr>
          <w:rFonts w:ascii="Arial" w:hAnsi="Arial" w:cs="Arial"/>
          <w:sz w:val="22"/>
          <w:szCs w:val="22"/>
        </w:rPr>
      </w:pPr>
    </w:p>
    <w:p w14:paraId="4B546FBE" w14:textId="77777777" w:rsidR="00A01A3A" w:rsidRPr="00A01A3A" w:rsidRDefault="00E01871" w:rsidP="00A01A3A">
      <w:pPr>
        <w:contextualSpacing/>
        <w:rPr>
          <w:ins w:id="35" w:author="arizona" w:date="2021-09-14T23:45:00Z"/>
          <w:rFonts w:asciiTheme="majorHAnsi" w:hAnsiTheme="majorHAnsi" w:cs="Arial"/>
          <w:b/>
          <w:lang w:val="en-US"/>
        </w:rPr>
      </w:pPr>
      <w:r w:rsidRPr="0022519C">
        <w:rPr>
          <w:rFonts w:asciiTheme="majorHAnsi" w:hAnsiTheme="majorHAnsi" w:cs="Arial"/>
          <w:b/>
        </w:rPr>
        <w:t>Para resgatar os</w:t>
      </w:r>
      <w:r w:rsidR="00451FA1" w:rsidRPr="0022519C">
        <w:rPr>
          <w:rFonts w:asciiTheme="majorHAnsi" w:hAnsiTheme="majorHAnsi" w:cs="Arial"/>
          <w:b/>
        </w:rPr>
        <w:t xml:space="preserve"> benefícios, acesse:</w:t>
      </w:r>
      <w:ins w:id="36" w:author="arizona" w:date="2021-09-14T23:45:00Z">
        <w:r w:rsidR="00A01A3A">
          <w:rPr>
            <w:rFonts w:asciiTheme="majorHAnsi" w:hAnsiTheme="majorHAnsi" w:cs="Arial"/>
            <w:b/>
          </w:rPr>
          <w:br/>
        </w:r>
        <w:r w:rsidR="00A01A3A" w:rsidRPr="00A01A3A">
          <w:rPr>
            <w:rFonts w:asciiTheme="majorHAnsi" w:hAnsiTheme="majorHAnsi" w:cs="Arial"/>
            <w:i/>
            <w:lang w:val="en-US"/>
            <w:rPrChange w:id="37" w:author="arizona" w:date="2021-09-14T23:46:00Z">
              <w:rPr>
                <w:rFonts w:asciiTheme="majorHAnsi" w:hAnsiTheme="majorHAnsi" w:cs="Arial"/>
                <w:b/>
                <w:lang w:val="en-US"/>
              </w:rPr>
            </w:rPrChange>
          </w:rPr>
          <w:t xml:space="preserve">Trocar para logo </w:t>
        </w:r>
        <w:proofErr w:type="spellStart"/>
        <w:r w:rsidR="00A01A3A" w:rsidRPr="00A01A3A">
          <w:rPr>
            <w:rFonts w:asciiTheme="majorHAnsi" w:hAnsiTheme="majorHAnsi" w:cs="Arial"/>
            <w:i/>
            <w:lang w:val="en-US"/>
            <w:rPrChange w:id="38" w:author="arizona" w:date="2021-09-14T23:46:00Z">
              <w:rPr>
                <w:rFonts w:asciiTheme="majorHAnsi" w:hAnsiTheme="majorHAnsi" w:cs="Arial"/>
                <w:b/>
                <w:lang w:val="en-US"/>
              </w:rPr>
            </w:rPrChange>
          </w:rPr>
          <w:t>convergente</w:t>
        </w:r>
        <w:proofErr w:type="spellEnd"/>
      </w:ins>
    </w:p>
    <w:p w14:paraId="0BF3E520" w14:textId="735A4D6F" w:rsidR="00E01871" w:rsidRPr="0022519C" w:rsidRDefault="00451FA1" w:rsidP="00E01871">
      <w:pPr>
        <w:contextualSpacing/>
        <w:rPr>
          <w:rFonts w:asciiTheme="majorHAnsi" w:hAnsiTheme="majorHAnsi" w:cs="Arial"/>
          <w:b/>
        </w:rPr>
      </w:pPr>
      <w:r w:rsidRPr="0022519C">
        <w:rPr>
          <w:rFonts w:asciiTheme="majorHAnsi" w:hAnsiTheme="majorHAnsi" w:cs="Arial"/>
          <w:b/>
        </w:rPr>
        <w:br/>
      </w:r>
      <w:r w:rsidRPr="0022519C">
        <w:rPr>
          <w:rFonts w:asciiTheme="majorHAnsi" w:hAnsiTheme="majorHAnsi" w:cs="Arial"/>
          <w:b/>
          <w:highlight w:val="yellow"/>
        </w:rPr>
        <w:t>MÓVEL</w:t>
      </w:r>
      <w:r w:rsidRPr="0022519C">
        <w:rPr>
          <w:rFonts w:asciiTheme="majorHAnsi" w:hAnsiTheme="majorHAnsi" w:cs="Arial"/>
          <w:b/>
        </w:rPr>
        <w:t xml:space="preserve">: </w:t>
      </w:r>
      <w:r w:rsidRPr="0022519C">
        <w:rPr>
          <w:rFonts w:asciiTheme="majorHAnsi" w:hAnsiTheme="majorHAnsi" w:cs="Arial"/>
        </w:rPr>
        <w:t>Meu Vivo &gt; Vivo Valoriza</w:t>
      </w:r>
      <w:r w:rsidRPr="0022519C">
        <w:rPr>
          <w:rFonts w:asciiTheme="majorHAnsi" w:hAnsiTheme="majorHAnsi" w:cs="Arial"/>
          <w:b/>
        </w:rPr>
        <w:br/>
      </w:r>
      <w:r w:rsidRPr="0022519C">
        <w:rPr>
          <w:rFonts w:asciiTheme="majorHAnsi" w:hAnsiTheme="majorHAnsi" w:cs="Arial"/>
          <w:b/>
          <w:highlight w:val="yellow"/>
        </w:rPr>
        <w:t>FIXO:</w:t>
      </w:r>
      <w:r w:rsidRPr="0022519C">
        <w:rPr>
          <w:rFonts w:asciiTheme="majorHAnsi" w:hAnsiTheme="majorHAnsi" w:cs="Arial"/>
          <w:b/>
        </w:rPr>
        <w:t xml:space="preserve"> </w:t>
      </w:r>
      <w:r w:rsidRPr="0022519C">
        <w:rPr>
          <w:rFonts w:asciiTheme="majorHAnsi" w:hAnsiTheme="majorHAnsi"/>
          <w:color w:val="000000"/>
        </w:rPr>
        <w:t>Meu Vivo &gt; Perfil &gt; Vivo Valoriza</w:t>
      </w:r>
      <w:r w:rsidR="00E01871" w:rsidRPr="0022519C">
        <w:rPr>
          <w:rFonts w:ascii="Arial" w:hAnsi="Arial" w:cs="Arial"/>
          <w:sz w:val="22"/>
          <w:szCs w:val="22"/>
        </w:rPr>
        <w:br/>
      </w:r>
    </w:p>
    <w:p w14:paraId="26A9C4DC" w14:textId="6606903C" w:rsidR="00C7082A" w:rsidRPr="0022519C" w:rsidRDefault="00373BED" w:rsidP="00C7082A">
      <w:pPr>
        <w:contextualSpacing/>
        <w:rPr>
          <w:rFonts w:ascii="Arial" w:hAnsi="Arial" w:cs="Arial"/>
          <w:sz w:val="22"/>
          <w:szCs w:val="22"/>
        </w:rPr>
      </w:pPr>
      <w:r w:rsidRPr="0022519C">
        <w:rPr>
          <w:rFonts w:ascii="Calibri" w:hAnsi="Calibri"/>
          <w:color w:val="000000"/>
        </w:rPr>
        <w:t>TL</w:t>
      </w:r>
      <w:r w:rsidR="00E01871" w:rsidRPr="0022519C">
        <w:rPr>
          <w:rFonts w:ascii="Calibri" w:hAnsi="Calibri"/>
          <w:color w:val="000000"/>
        </w:rPr>
        <w:t xml:space="preserve">: </w:t>
      </w:r>
      <w:r w:rsidR="00451FA1" w:rsidRPr="0022519C">
        <w:rPr>
          <w:rFonts w:ascii="Calibri" w:hAnsi="Calibri"/>
          <w:color w:val="000000"/>
        </w:rPr>
        <w:t xml:space="preserve">O programa Vivo Valoriza é válido para clientes Vivo, pessoas físicas, adimplentes, exceto clientes pré-pago. Ofertas sujeitas a alteração conforme disponibilidade e diretrizes de cada parceiro. Consulte os regulamentos, as condições de participação, a utilização dos benefícios e mais informações </w:t>
      </w:r>
      <w:del w:id="39" w:author="arizona Ricardo" w:date="2021-09-15T18:41:00Z">
        <w:r w:rsidR="00451FA1" w:rsidRPr="0022519C" w:rsidDel="00005BD0">
          <w:rPr>
            <w:rFonts w:ascii="Calibri" w:hAnsi="Calibri"/>
            <w:color w:val="000000"/>
          </w:rPr>
          <w:delText>www.</w:delText>
        </w:r>
      </w:del>
      <w:ins w:id="40" w:author="arizona Ricardo" w:date="2021-09-15T18:41:00Z">
        <w:r w:rsidR="00005BD0">
          <w:rPr>
            <w:rFonts w:ascii="Calibri" w:hAnsi="Calibri"/>
            <w:color w:val="000000"/>
          </w:rPr>
          <w:t xml:space="preserve">no </w:t>
        </w:r>
      </w:ins>
      <w:r w:rsidR="00451FA1" w:rsidRPr="0022519C">
        <w:rPr>
          <w:rFonts w:ascii="Calibri" w:hAnsi="Calibri"/>
          <w:color w:val="000000"/>
        </w:rPr>
        <w:t>vivo.com.br/</w:t>
      </w:r>
      <w:proofErr w:type="spellStart"/>
      <w:r w:rsidR="00451FA1" w:rsidRPr="0022519C">
        <w:rPr>
          <w:rFonts w:ascii="Calibri" w:hAnsi="Calibri"/>
          <w:color w:val="000000"/>
        </w:rPr>
        <w:t>vivovaloriza</w:t>
      </w:r>
      <w:proofErr w:type="spellEnd"/>
      <w:r w:rsidR="00451FA1" w:rsidRPr="0022519C">
        <w:rPr>
          <w:rFonts w:ascii="Calibri" w:hAnsi="Calibri"/>
          <w:color w:val="000000"/>
        </w:rPr>
        <w:t xml:space="preserve"> e no aplicativo Meu Vivo &gt; Vivo Valoriza.</w:t>
      </w:r>
      <w:r w:rsidR="00451FA1" w:rsidRPr="0022519C">
        <w:rPr>
          <w:rFonts w:ascii="Calibri" w:hAnsi="Calibri"/>
          <w:color w:val="000000"/>
        </w:rPr>
        <w:br/>
      </w:r>
      <w:r w:rsidR="00E01871" w:rsidRPr="0022519C">
        <w:rPr>
          <w:rFonts w:ascii="Arial" w:hAnsi="Arial" w:cs="Arial"/>
          <w:sz w:val="22"/>
          <w:szCs w:val="22"/>
          <w:u w:val="single"/>
        </w:rPr>
        <w:br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  <w:r w:rsidR="00C7082A" w:rsidRPr="0022519C">
        <w:rPr>
          <w:rFonts w:ascii="Arial" w:hAnsi="Arial" w:cs="Arial"/>
          <w:sz w:val="22"/>
          <w:szCs w:val="22"/>
          <w:u w:val="single"/>
        </w:rPr>
        <w:tab/>
      </w:r>
    </w:p>
    <w:p w14:paraId="59F1E34B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2FA99701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1812C447" w14:textId="77777777" w:rsidR="00844B60" w:rsidRPr="0022519C" w:rsidRDefault="00844B60" w:rsidP="00844B60">
      <w:pPr>
        <w:contextualSpacing/>
        <w:rPr>
          <w:rFonts w:asciiTheme="majorHAnsi" w:hAnsiTheme="majorHAnsi" w:cs="Arial"/>
          <w:u w:val="single"/>
        </w:rPr>
      </w:pPr>
    </w:p>
    <w:p w14:paraId="23009323" w14:textId="77777777" w:rsidR="00844B60" w:rsidRPr="0022519C" w:rsidRDefault="00844B60" w:rsidP="00844B60">
      <w:pPr>
        <w:contextualSpacing/>
        <w:rPr>
          <w:rFonts w:asciiTheme="majorHAnsi" w:hAnsiTheme="majorHAnsi" w:cs="Arial"/>
          <w:b/>
        </w:rPr>
      </w:pPr>
      <w:r w:rsidRPr="0022519C">
        <w:rPr>
          <w:rFonts w:asciiTheme="majorHAnsi" w:hAnsiTheme="majorHAnsi" w:cs="Arial"/>
          <w:b/>
          <w:highlight w:val="cyan"/>
        </w:rPr>
        <w:t>E-MAIL V E PLATINUM - MÓVEL</w:t>
      </w:r>
    </w:p>
    <w:p w14:paraId="68197A28" w14:textId="77777777" w:rsidR="00844B60" w:rsidRPr="0022519C" w:rsidRDefault="00844B60" w:rsidP="00844B60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34704592" w14:textId="77777777" w:rsidR="00844B60" w:rsidRPr="0022519C" w:rsidRDefault="00844B60" w:rsidP="00844B60">
      <w:pPr>
        <w:contextualSpacing/>
        <w:rPr>
          <w:rFonts w:asciiTheme="majorHAnsi" w:hAnsiTheme="majorHAnsi" w:cs="Arial"/>
        </w:rPr>
      </w:pPr>
    </w:p>
    <w:p w14:paraId="77CA5D96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(</w:t>
      </w:r>
      <w:proofErr w:type="spellStart"/>
      <w:r w:rsidRPr="0022519C">
        <w:rPr>
          <w:rFonts w:asciiTheme="majorHAnsi" w:hAnsiTheme="majorHAnsi" w:cs="Arial"/>
        </w:rPr>
        <w:t>subject</w:t>
      </w:r>
      <w:proofErr w:type="spellEnd"/>
      <w:r w:rsidRPr="0022519C">
        <w:rPr>
          <w:rFonts w:asciiTheme="majorHAnsi" w:hAnsiTheme="majorHAnsi" w:cs="Arial"/>
        </w:rPr>
        <w:t>)</w:t>
      </w:r>
    </w:p>
    <w:p w14:paraId="29753649" w14:textId="77777777" w:rsidR="00D65726" w:rsidRPr="0022519C" w:rsidRDefault="00D65726" w:rsidP="00D65726">
      <w:pPr>
        <w:contextualSpacing/>
        <w:rPr>
          <w:rFonts w:asciiTheme="majorHAnsi" w:eastAsia="Apple Color Emoji" w:hAnsiTheme="majorHAnsi" w:cs="Arial"/>
        </w:rPr>
      </w:pPr>
      <w:r w:rsidRPr="0022519C">
        <w:rPr>
          <w:rFonts w:asciiTheme="majorHAnsi" w:hAnsiTheme="majorHAnsi" w:cs="Arial"/>
        </w:rPr>
        <w:t xml:space="preserve">Aos apreciadores de bons vinhos! </w:t>
      </w:r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>(</w:t>
      </w:r>
      <w:proofErr w:type="spellStart"/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>emoji</w:t>
      </w:r>
      <w:proofErr w:type="spellEnd"/>
      <w:r w:rsidRPr="0022519C">
        <w:rPr>
          <w:rFonts w:asciiTheme="majorHAnsi" w:hAnsiTheme="majorHAnsi" w:cs="Arial"/>
          <w:i/>
          <w:color w:val="4F81BD" w:themeColor="accent1"/>
          <w:sz w:val="20"/>
          <w:szCs w:val="20"/>
        </w:rPr>
        <w:t xml:space="preserve"> vinho)</w:t>
      </w:r>
    </w:p>
    <w:p w14:paraId="10B04C7D" w14:textId="77777777" w:rsidR="00D65726" w:rsidRPr="0022519C" w:rsidRDefault="00D65726" w:rsidP="00D65726">
      <w:pPr>
        <w:contextualSpacing/>
        <w:rPr>
          <w:rFonts w:asciiTheme="majorHAnsi" w:eastAsia="Apple Color Emoji" w:hAnsiTheme="majorHAnsi" w:cs="Arial"/>
        </w:rPr>
      </w:pPr>
    </w:p>
    <w:p w14:paraId="56731334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(</w:t>
      </w:r>
      <w:proofErr w:type="spellStart"/>
      <w:r w:rsidRPr="0022519C">
        <w:rPr>
          <w:rFonts w:asciiTheme="majorHAnsi" w:hAnsiTheme="majorHAnsi" w:cs="Arial"/>
        </w:rPr>
        <w:t>pré</w:t>
      </w:r>
      <w:proofErr w:type="spellEnd"/>
      <w:r w:rsidRPr="0022519C">
        <w:rPr>
          <w:rFonts w:asciiTheme="majorHAnsi" w:hAnsiTheme="majorHAnsi" w:cs="Arial"/>
        </w:rPr>
        <w:t>-header)</w:t>
      </w:r>
    </w:p>
    <w:p w14:paraId="17B489C9" w14:textId="77777777" w:rsidR="00D65726" w:rsidRPr="0022519C" w:rsidRDefault="00D65726" w:rsidP="00D65726">
      <w:pPr>
        <w:rPr>
          <w:rFonts w:asciiTheme="majorHAnsi" w:hAnsiTheme="majorHAnsi" w:cs="Arial"/>
          <w:shd w:val="clear" w:color="auto" w:fill="FFFFFF"/>
        </w:rPr>
      </w:pPr>
      <w:r w:rsidRPr="0022519C">
        <w:rPr>
          <w:rFonts w:asciiTheme="majorHAnsi" w:hAnsiTheme="majorHAnsi" w:cs="Arial"/>
          <w:shd w:val="clear" w:color="auto" w:fill="FFFFFF"/>
        </w:rPr>
        <w:t>Aproveite os benefícios do Vivo Valoriza para comprar com economia.</w:t>
      </w:r>
    </w:p>
    <w:p w14:paraId="041699F9" w14:textId="77777777" w:rsidR="00D65726" w:rsidRPr="0022519C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721D908A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</w:p>
    <w:p w14:paraId="733EE8FA" w14:textId="77777777" w:rsidR="00D65726" w:rsidRPr="0022519C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>Chamada</w:t>
      </w:r>
    </w:p>
    <w:p w14:paraId="4F7CBFEC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</w:p>
    <w:p w14:paraId="7FDB995F" w14:textId="5BF0B7B4" w:rsidR="00D65726" w:rsidRPr="0022519C" w:rsidRDefault="00D65726" w:rsidP="00D65726">
      <w:pPr>
        <w:contextualSpacing/>
        <w:rPr>
          <w:rFonts w:asciiTheme="majorHAnsi" w:hAnsiTheme="majorHAnsi" w:cs="Arial"/>
          <w:b/>
          <w:bCs/>
        </w:rPr>
      </w:pPr>
      <w:r w:rsidRPr="0022519C">
        <w:rPr>
          <w:rFonts w:asciiTheme="majorHAnsi" w:hAnsiTheme="majorHAnsi" w:cs="Arial"/>
          <w:b/>
          <w:bCs/>
        </w:rPr>
        <w:t>Melhor</w:t>
      </w:r>
      <w:r w:rsidR="00ED793E">
        <w:rPr>
          <w:rFonts w:asciiTheme="majorHAnsi" w:hAnsiTheme="majorHAnsi" w:cs="Arial"/>
          <w:b/>
          <w:bCs/>
        </w:rPr>
        <w:t xml:space="preserve"> do</w:t>
      </w:r>
      <w:r w:rsidRPr="0022519C">
        <w:rPr>
          <w:rFonts w:asciiTheme="majorHAnsi" w:hAnsiTheme="majorHAnsi" w:cs="Arial"/>
          <w:b/>
          <w:bCs/>
        </w:rPr>
        <w:t xml:space="preserve"> que um bom vinho, é um bom vinho com benefício do Vivo Valoriza. </w:t>
      </w:r>
      <w:r w:rsidRPr="0022519C">
        <w:rPr>
          <w:rFonts w:asciiTheme="majorHAnsi" w:hAnsiTheme="majorHAnsi" w:cs="Arial"/>
          <w:b/>
          <w:bCs/>
        </w:rPr>
        <w:br/>
      </w:r>
    </w:p>
    <w:p w14:paraId="2697CD25" w14:textId="77777777" w:rsidR="00D65726" w:rsidRPr="0022519C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28A5D331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</w:p>
    <w:p w14:paraId="7CA3D4F7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 xml:space="preserve">Olá, #nome##. </w:t>
      </w:r>
    </w:p>
    <w:p w14:paraId="342E0397" w14:textId="77777777" w:rsidR="00D65726" w:rsidRPr="0022519C" w:rsidRDefault="00D65726" w:rsidP="00D65726">
      <w:pPr>
        <w:contextualSpacing/>
        <w:rPr>
          <w:rFonts w:asciiTheme="majorHAnsi" w:hAnsiTheme="majorHAnsi" w:cs="Arial"/>
        </w:rPr>
      </w:pPr>
    </w:p>
    <w:p w14:paraId="428A5D75" w14:textId="5E444402" w:rsidR="00A01A3A" w:rsidRPr="00A01A3A" w:rsidRDefault="00A01A3A" w:rsidP="00A01A3A">
      <w:pPr>
        <w:contextualSpacing/>
        <w:rPr>
          <w:ins w:id="41" w:author="arizona" w:date="2021-09-14T23:47:00Z"/>
          <w:rFonts w:asciiTheme="majorHAnsi" w:hAnsiTheme="majorHAnsi" w:cs="Arial"/>
          <w:lang w:val="en-US"/>
        </w:rPr>
      </w:pPr>
      <w:ins w:id="42" w:author="arizona" w:date="2021-09-14T23:47:00Z">
        <w:r w:rsidRPr="00A01A3A">
          <w:rPr>
            <w:rFonts w:asciiTheme="majorHAnsi" w:hAnsiTheme="majorHAnsi" w:cs="Arial"/>
          </w:rPr>
          <w:t xml:space="preserve">O </w:t>
        </w:r>
        <w:r w:rsidRPr="00A01A3A">
          <w:rPr>
            <w:rFonts w:asciiTheme="majorHAnsi" w:hAnsiTheme="majorHAnsi" w:cs="Arial"/>
            <w:b/>
            <w:bCs/>
          </w:rPr>
          <w:t xml:space="preserve">Vivo Valoriza </w:t>
        </w:r>
        <w:r w:rsidRPr="00A01A3A">
          <w:rPr>
            <w:rFonts w:asciiTheme="majorHAnsi" w:hAnsiTheme="majorHAnsi" w:cs="Arial"/>
          </w:rPr>
          <w:t>tr</w:t>
        </w:r>
      </w:ins>
      <w:ins w:id="43" w:author="arizona Ricardo" w:date="2021-09-15T18:42:00Z">
        <w:r w:rsidR="00005BD0">
          <w:rPr>
            <w:rFonts w:asciiTheme="majorHAnsi" w:hAnsiTheme="majorHAnsi" w:cs="Arial"/>
          </w:rPr>
          <w:t>az</w:t>
        </w:r>
      </w:ins>
      <w:ins w:id="44" w:author="arizona" w:date="2021-09-14T23:47:00Z">
        <w:del w:id="45" w:author="arizona Ricardo" w:date="2021-09-15T18:42:00Z">
          <w:r w:rsidRPr="00A01A3A" w:rsidDel="00005BD0">
            <w:rPr>
              <w:rFonts w:asciiTheme="majorHAnsi" w:hAnsiTheme="majorHAnsi" w:cs="Arial"/>
            </w:rPr>
            <w:delText>ás</w:delText>
          </w:r>
        </w:del>
        <w:r w:rsidRPr="00A01A3A">
          <w:rPr>
            <w:rFonts w:asciiTheme="majorHAnsi" w:hAnsiTheme="majorHAnsi" w:cs="Arial"/>
          </w:rPr>
          <w:t xml:space="preserve"> descontos para você brindar todos os momentos. Confira a </w:t>
        </w:r>
        <w:r w:rsidRPr="00A01A3A">
          <w:rPr>
            <w:rFonts w:asciiTheme="majorHAnsi" w:hAnsiTheme="majorHAnsi" w:cs="Arial"/>
            <w:b/>
            <w:bCs/>
          </w:rPr>
          <w:t xml:space="preserve">seleção de vinhos </w:t>
        </w:r>
        <w:r w:rsidRPr="00A01A3A">
          <w:rPr>
            <w:rFonts w:asciiTheme="majorHAnsi" w:hAnsiTheme="majorHAnsi" w:cs="Arial"/>
          </w:rPr>
          <w:t>que trouxemos para você:</w:t>
        </w:r>
      </w:ins>
    </w:p>
    <w:p w14:paraId="64341CBD" w14:textId="77777777" w:rsidR="00D65726" w:rsidRPr="0022519C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  <w:r w:rsidRPr="0022519C">
        <w:rPr>
          <w:rFonts w:asciiTheme="majorHAnsi" w:hAnsiTheme="majorHAnsi" w:cs="Arial"/>
          <w:u w:val="single"/>
        </w:rPr>
        <w:tab/>
      </w:r>
    </w:p>
    <w:p w14:paraId="3E3F5966" w14:textId="77777777" w:rsidR="00D65726" w:rsidRPr="0022519C" w:rsidRDefault="00D65726" w:rsidP="00D65726">
      <w:pPr>
        <w:rPr>
          <w:rFonts w:asciiTheme="majorHAnsi" w:hAnsiTheme="majorHAnsi" w:cs="Arial"/>
        </w:rPr>
      </w:pPr>
    </w:p>
    <w:p w14:paraId="1F55769F" w14:textId="77777777" w:rsidR="00D65726" w:rsidRPr="0022519C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22519C">
        <w:rPr>
          <w:rFonts w:asciiTheme="majorHAnsi" w:hAnsiTheme="majorHAnsi" w:cs="Arial"/>
          <w:u w:val="single"/>
        </w:rPr>
        <w:lastRenderedPageBreak/>
        <w:t>Vinhos</w:t>
      </w:r>
    </w:p>
    <w:p w14:paraId="2CB48010" w14:textId="62B0FAAE" w:rsidR="00D65726" w:rsidRPr="0022519C" w:rsidRDefault="00D65726" w:rsidP="00D65726">
      <w:pPr>
        <w:contextualSpacing/>
        <w:rPr>
          <w:rFonts w:asciiTheme="majorHAnsi" w:hAnsiTheme="majorHAnsi" w:cs="Arial"/>
        </w:rPr>
      </w:pPr>
      <w:r w:rsidRPr="0022519C">
        <w:rPr>
          <w:rFonts w:asciiTheme="majorHAnsi" w:hAnsiTheme="majorHAnsi" w:cs="Arial"/>
        </w:rPr>
        <w:t>Descontos imperdíveis p</w:t>
      </w:r>
      <w:r w:rsidR="00F3579B">
        <w:rPr>
          <w:rFonts w:asciiTheme="majorHAnsi" w:hAnsiTheme="majorHAnsi" w:cs="Arial"/>
        </w:rPr>
        <w:t>a</w:t>
      </w:r>
      <w:r w:rsidRPr="0022519C">
        <w:rPr>
          <w:rFonts w:asciiTheme="majorHAnsi" w:hAnsiTheme="majorHAnsi" w:cs="Arial"/>
        </w:rPr>
        <w:t xml:space="preserve">ra você saborear cada gole. </w:t>
      </w:r>
    </w:p>
    <w:p w14:paraId="23A1B889" w14:textId="77777777" w:rsidR="00D65726" w:rsidRPr="0022519C" w:rsidRDefault="00D65726" w:rsidP="00D65726">
      <w:pPr>
        <w:rPr>
          <w:rFonts w:asciiTheme="majorHAnsi" w:hAnsiTheme="majorHAnsi" w:cs="Arial"/>
        </w:rPr>
      </w:pPr>
    </w:p>
    <w:p w14:paraId="0E3127A1" w14:textId="3EE6751B" w:rsidR="00D65726" w:rsidRPr="0022519C" w:rsidRDefault="00D65726" w:rsidP="00D65726">
      <w:pPr>
        <w:rPr>
          <w:rFonts w:ascii="Calibri" w:eastAsiaTheme="minorEastAsia" w:hAnsi="Calibri" w:cstheme="minorBidi"/>
          <w:b/>
          <w:color w:val="000000"/>
          <w:lang w:eastAsia="en-US"/>
        </w:rPr>
      </w:pPr>
      <w:r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 xml:space="preserve">4U.WINE </w:t>
      </w:r>
      <w:r w:rsidRPr="0022519C">
        <w:rPr>
          <w:rFonts w:ascii="Calibri" w:hAnsi="Calibri"/>
          <w:b/>
          <w:color w:val="000000"/>
        </w:rPr>
        <w:br/>
      </w:r>
      <w:r w:rsidRPr="0022519C">
        <w:rPr>
          <w:rFonts w:ascii="Calibri" w:hAnsi="Calibri"/>
          <w:color w:val="000000"/>
        </w:rPr>
        <w:t>A 4U foi criada com</w:t>
      </w:r>
      <w:r w:rsidR="00F3579B">
        <w:rPr>
          <w:rFonts w:ascii="Calibri" w:hAnsi="Calibri"/>
          <w:color w:val="000000"/>
        </w:rPr>
        <w:t xml:space="preserve"> o</w:t>
      </w:r>
      <w:r w:rsidRPr="0022519C">
        <w:rPr>
          <w:rFonts w:ascii="Calibri" w:hAnsi="Calibri"/>
          <w:color w:val="000000"/>
        </w:rPr>
        <w:t xml:space="preserve"> objetivo de ser um porto seguro para quem quer comprar vinhos de qualidade garantida, selecionados por especialistas. Vinhos diferenciados pela entrega, </w:t>
      </w:r>
      <w:ins w:id="46" w:author="arizona Ricardo" w:date="2021-09-15T18:52:00Z">
        <w:r w:rsidR="00260BE0">
          <w:rPr>
            <w:rFonts w:ascii="Calibri" w:hAnsi="Calibri"/>
            <w:color w:val="000000"/>
          </w:rPr>
          <w:t xml:space="preserve">pelas </w:t>
        </w:r>
      </w:ins>
      <w:r w:rsidRPr="0022519C">
        <w:rPr>
          <w:rFonts w:ascii="Calibri" w:hAnsi="Calibri"/>
          <w:color w:val="000000"/>
        </w:rPr>
        <w:t>história</w:t>
      </w:r>
      <w:ins w:id="47" w:author="arizona Ricardo" w:date="2021-09-15T18:43:00Z">
        <w:r w:rsidR="00005BD0">
          <w:rPr>
            <w:rFonts w:ascii="Calibri" w:hAnsi="Calibri"/>
            <w:color w:val="000000"/>
          </w:rPr>
          <w:t>s</w:t>
        </w:r>
      </w:ins>
      <w:r w:rsidRPr="0022519C">
        <w:rPr>
          <w:rFonts w:ascii="Calibri" w:hAnsi="Calibri"/>
          <w:color w:val="000000"/>
        </w:rPr>
        <w:t xml:space="preserve"> que carregam e dificilmente encontrados em varejo comum.</w:t>
      </w:r>
      <w:r w:rsidRPr="0022519C">
        <w:rPr>
          <w:rFonts w:ascii="Calibri" w:eastAsiaTheme="minorEastAsia" w:hAnsi="Calibri" w:cstheme="minorBidi"/>
          <w:color w:val="000000"/>
          <w:lang w:eastAsia="en-US"/>
        </w:rPr>
        <w:br/>
      </w:r>
      <w:r w:rsidRPr="00A01A3A">
        <w:rPr>
          <w:rFonts w:ascii="Calibri" w:eastAsiaTheme="minorEastAsia" w:hAnsi="Calibri" w:cstheme="minorBidi"/>
          <w:color w:val="FF0000"/>
          <w:lang w:eastAsia="en-US"/>
        </w:rPr>
        <w:t xml:space="preserve">√ </w:t>
      </w:r>
      <w:ins w:id="48" w:author="arizona" w:date="2021-09-14T23:47:00Z">
        <w:r w:rsidR="00A01A3A" w:rsidRPr="00A01A3A">
          <w:rPr>
            <w:rFonts w:ascii="Calibri" w:eastAsiaTheme="minorEastAsia" w:hAnsi="Calibri" w:cstheme="minorBidi"/>
            <w:color w:val="FF0000"/>
            <w:lang w:eastAsia="en-US"/>
          </w:rPr>
          <w:t>15</w:t>
        </w:r>
      </w:ins>
      <w:r w:rsidRPr="00A01A3A">
        <w:rPr>
          <w:rFonts w:ascii="Calibri" w:eastAsiaTheme="minorEastAsia" w:hAnsi="Calibri" w:cstheme="minorBidi"/>
          <w:color w:val="FF0000"/>
          <w:lang w:eastAsia="en-US"/>
        </w:rPr>
        <w:t>% de desconto no site</w:t>
      </w:r>
      <w:r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</w:p>
    <w:p w14:paraId="0ECA0663" w14:textId="77777777" w:rsidR="00D65726" w:rsidRPr="0022519C" w:rsidRDefault="00D65726" w:rsidP="00D65726">
      <w:pPr>
        <w:rPr>
          <w:rFonts w:ascii="Calibri" w:eastAsiaTheme="minorEastAsia" w:hAnsi="Calibri" w:cstheme="minorBidi"/>
          <w:b/>
          <w:color w:val="000000"/>
          <w:lang w:eastAsia="en-US"/>
        </w:rPr>
      </w:pPr>
    </w:p>
    <w:p w14:paraId="1CB8E854" w14:textId="77777777" w:rsidR="00D65726" w:rsidRPr="0022519C" w:rsidRDefault="00D65726" w:rsidP="00D65726">
      <w:pPr>
        <w:rPr>
          <w:rFonts w:ascii="Calibri" w:eastAsiaTheme="minorEastAsia" w:hAnsi="Calibri" w:cstheme="minorBidi"/>
          <w:b/>
          <w:color w:val="000000"/>
          <w:u w:val="single"/>
          <w:lang w:eastAsia="en-US"/>
        </w:rPr>
      </w:pPr>
      <w:r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Mistral</w:t>
      </w:r>
    </w:p>
    <w:p w14:paraId="7763AE99" w14:textId="43DAC9EB" w:rsidR="00D65726" w:rsidRPr="0022519C" w:rsidRDefault="00A01A3A" w:rsidP="00D65726">
      <w:pPr>
        <w:rPr>
          <w:rFonts w:ascii="Calibri" w:eastAsiaTheme="minorEastAsia" w:hAnsi="Calibri" w:cstheme="minorBidi"/>
          <w:b/>
          <w:color w:val="000000"/>
          <w:u w:val="single"/>
          <w:lang w:eastAsia="en-US"/>
        </w:rPr>
      </w:pPr>
      <w:ins w:id="49" w:author="arizona" w:date="2021-09-14T23:48:00Z">
        <w:r w:rsidRPr="00A01A3A">
          <w:rPr>
            <w:rFonts w:ascii="Calibri" w:hAnsi="Calibri"/>
            <w:color w:val="000000"/>
          </w:rPr>
          <w:t>A Mistral é uma das mais conceituadas importadoras de vinhos do Brasil. Tem um dos melhores e mais completos catálogos do país, reunindo com exclusividade diversos produtores consagrados e premiados d</w:t>
        </w:r>
        <w:r>
          <w:rPr>
            <w:rFonts w:ascii="Calibri" w:hAnsi="Calibri"/>
            <w:color w:val="000000"/>
          </w:rPr>
          <w:t>as principais regiões do mundo.</w:t>
        </w:r>
      </w:ins>
      <w:r w:rsidR="00D65726" w:rsidRPr="0022519C">
        <w:rPr>
          <w:rFonts w:ascii="Calibri" w:eastAsiaTheme="minorEastAsia" w:hAnsi="Calibri" w:cstheme="minorBidi"/>
          <w:color w:val="000000"/>
          <w:lang w:eastAsia="en-US"/>
        </w:rPr>
        <w:br/>
        <w:t>√ Até 25% de desconto</w:t>
      </w:r>
      <w:r w:rsidR="00D65726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D65726"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  <w:r w:rsidR="00D65726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D65726"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="00D65726" w:rsidRPr="0022519C">
        <w:rPr>
          <w:rFonts w:ascii="Calibri" w:eastAsiaTheme="minorEastAsia" w:hAnsi="Calibri" w:cstheme="minorBidi"/>
          <w:b/>
          <w:color w:val="000000"/>
          <w:u w:val="single"/>
          <w:lang w:eastAsia="en-US"/>
        </w:rPr>
        <w:t>Grand Cru</w:t>
      </w:r>
    </w:p>
    <w:p w14:paraId="2014AD67" w14:textId="74A86EEB" w:rsidR="00D65726" w:rsidRPr="0022519C" w:rsidRDefault="00D65726" w:rsidP="00D65726">
      <w:pPr>
        <w:rPr>
          <w:rFonts w:ascii="Calibri" w:eastAsiaTheme="minorEastAsia" w:hAnsi="Calibri" w:cstheme="minorBidi"/>
          <w:b/>
          <w:color w:val="000000"/>
          <w:lang w:eastAsia="en-US"/>
        </w:rPr>
      </w:pPr>
      <w:r w:rsidRPr="0022519C">
        <w:rPr>
          <w:rFonts w:ascii="Calibri" w:hAnsi="Calibri"/>
          <w:color w:val="000000"/>
        </w:rPr>
        <w:t xml:space="preserve">A Grand Cru é </w:t>
      </w:r>
      <w:ins w:id="50" w:author="arizona" w:date="2021-09-14T23:49:00Z">
        <w:r w:rsidR="00A01A3A">
          <w:rPr>
            <w:rFonts w:ascii="Calibri" w:hAnsi="Calibri"/>
            <w:color w:val="000000"/>
          </w:rPr>
          <w:t xml:space="preserve">uma das </w:t>
        </w:r>
        <w:r w:rsidR="00A01A3A" w:rsidRPr="00A01A3A">
          <w:rPr>
            <w:rFonts w:ascii="Calibri" w:hAnsi="Calibri"/>
            <w:color w:val="FF0000"/>
          </w:rPr>
          <w:t xml:space="preserve">maiores </w:t>
        </w:r>
      </w:ins>
      <w:r w:rsidRPr="00A01A3A">
        <w:rPr>
          <w:rFonts w:ascii="Calibri" w:hAnsi="Calibri"/>
          <w:color w:val="FF0000"/>
        </w:rPr>
        <w:t>importadora</w:t>
      </w:r>
      <w:ins w:id="51" w:author="arizona" w:date="2021-09-14T23:49:00Z">
        <w:r w:rsidR="00A01A3A" w:rsidRPr="00A01A3A">
          <w:rPr>
            <w:rFonts w:ascii="Calibri" w:hAnsi="Calibri"/>
            <w:color w:val="FF0000"/>
          </w:rPr>
          <w:t>s</w:t>
        </w:r>
      </w:ins>
      <w:r w:rsidRPr="0022519C">
        <w:rPr>
          <w:rFonts w:ascii="Calibri" w:hAnsi="Calibri"/>
          <w:color w:val="000000"/>
        </w:rPr>
        <w:t xml:space="preserve"> e distribuidora especializada em vinhos de qualidade da América Latina. Todos os meses</w:t>
      </w:r>
      <w:r w:rsidR="00F3579B">
        <w:rPr>
          <w:rFonts w:ascii="Calibri" w:hAnsi="Calibri"/>
          <w:color w:val="000000"/>
        </w:rPr>
        <w:t>,</w:t>
      </w:r>
      <w:r w:rsidRPr="0022519C">
        <w:rPr>
          <w:rFonts w:ascii="Calibri" w:hAnsi="Calibri"/>
          <w:color w:val="000000"/>
        </w:rPr>
        <w:t xml:space="preserve"> uma experiência única com vinhos das vinícolas mais respeitadas do mundo.</w:t>
      </w:r>
      <w:r w:rsidRPr="0022519C">
        <w:rPr>
          <w:rFonts w:ascii="Calibri" w:eastAsiaTheme="minorEastAsia" w:hAnsi="Calibri" w:cstheme="minorBidi"/>
          <w:color w:val="000000"/>
          <w:lang w:eastAsia="en-US"/>
        </w:rPr>
        <w:br/>
      </w:r>
      <w:bookmarkStart w:id="52" w:name="_GoBack"/>
      <w:r w:rsidRPr="00977D47">
        <w:rPr>
          <w:rFonts w:ascii="Calibri" w:eastAsiaTheme="minorEastAsia" w:hAnsi="Calibri" w:cstheme="minorBidi"/>
          <w:color w:val="FF0000"/>
          <w:lang w:eastAsia="en-US"/>
          <w:rPrChange w:id="53" w:author="arizona" w:date="2021-09-16T17:22:00Z">
            <w:rPr>
              <w:rFonts w:ascii="Calibri" w:eastAsiaTheme="minorEastAsia" w:hAnsi="Calibri" w:cstheme="minorBidi"/>
              <w:color w:val="000000"/>
              <w:lang w:eastAsia="en-US"/>
            </w:rPr>
          </w:rPrChange>
        </w:rPr>
        <w:t xml:space="preserve">√ </w:t>
      </w:r>
      <w:r w:rsidRPr="00977D47">
        <w:rPr>
          <w:rFonts w:ascii="Calibri" w:hAnsi="Calibri"/>
          <w:color w:val="FF0000"/>
          <w:rPrChange w:id="54" w:author="arizona" w:date="2021-09-16T17:22:00Z">
            <w:rPr>
              <w:rFonts w:ascii="Calibri" w:hAnsi="Calibri"/>
              <w:color w:val="000000"/>
            </w:rPr>
          </w:rPrChange>
        </w:rPr>
        <w:t>R$ 50 de desconto na</w:t>
      </w:r>
      <w:ins w:id="55" w:author="arizona Ricardo" w:date="2021-09-15T18:53:00Z">
        <w:r w:rsidR="00260BE0" w:rsidRPr="00977D47">
          <w:rPr>
            <w:rFonts w:ascii="Calibri" w:hAnsi="Calibri"/>
            <w:color w:val="FF0000"/>
            <w:rPrChange w:id="56" w:author="arizona" w:date="2021-09-16T17:22:00Z">
              <w:rPr>
                <w:rFonts w:ascii="Calibri" w:hAnsi="Calibri"/>
                <w:color w:val="000000"/>
              </w:rPr>
            </w:rPrChange>
          </w:rPr>
          <w:t>s</w:t>
        </w:r>
      </w:ins>
      <w:r w:rsidRPr="00977D47">
        <w:rPr>
          <w:rFonts w:ascii="Calibri" w:hAnsi="Calibri"/>
          <w:color w:val="FF0000"/>
          <w:rPrChange w:id="57" w:author="arizona" w:date="2021-09-16T17:22:00Z">
            <w:rPr>
              <w:rFonts w:ascii="Calibri" w:hAnsi="Calibri"/>
              <w:color w:val="000000"/>
            </w:rPr>
          </w:rPrChange>
        </w:rPr>
        <w:t xml:space="preserve"> compra</w:t>
      </w:r>
      <w:ins w:id="58" w:author="arizona Ricardo" w:date="2021-09-15T18:53:00Z">
        <w:r w:rsidR="00260BE0" w:rsidRPr="00977D47">
          <w:rPr>
            <w:rFonts w:ascii="Calibri" w:hAnsi="Calibri"/>
            <w:color w:val="FF0000"/>
            <w:rPrChange w:id="59" w:author="arizona" w:date="2021-09-16T17:22:00Z">
              <w:rPr>
                <w:rFonts w:ascii="Calibri" w:hAnsi="Calibri"/>
                <w:color w:val="000000"/>
              </w:rPr>
            </w:rPrChange>
          </w:rPr>
          <w:t>s</w:t>
        </w:r>
      </w:ins>
      <w:r w:rsidRPr="00977D47">
        <w:rPr>
          <w:rFonts w:ascii="Calibri" w:hAnsi="Calibri"/>
          <w:color w:val="FF0000"/>
          <w:rPrChange w:id="60" w:author="arizona" w:date="2021-09-16T17:22:00Z">
            <w:rPr>
              <w:rFonts w:ascii="Calibri" w:hAnsi="Calibri"/>
              <w:color w:val="000000"/>
            </w:rPr>
          </w:rPrChange>
        </w:rPr>
        <w:t xml:space="preserve"> acima de R$ </w:t>
      </w:r>
      <w:del w:id="61" w:author="arizona" w:date="2021-09-16T17:22:00Z">
        <w:r w:rsidRPr="00977D47" w:rsidDel="00977D47">
          <w:rPr>
            <w:rFonts w:ascii="Calibri" w:hAnsi="Calibri"/>
            <w:color w:val="FF0000"/>
            <w:rPrChange w:id="62" w:author="arizona" w:date="2021-09-16T17:22:00Z">
              <w:rPr>
                <w:rFonts w:ascii="Calibri" w:hAnsi="Calibri"/>
                <w:color w:val="000000"/>
              </w:rPr>
            </w:rPrChange>
          </w:rPr>
          <w:delText>150</w:delText>
        </w:r>
      </w:del>
      <w:ins w:id="63" w:author="arizona" w:date="2021-09-16T17:22:00Z">
        <w:r w:rsidR="00977D47" w:rsidRPr="00977D47">
          <w:rPr>
            <w:rFonts w:ascii="Calibri" w:hAnsi="Calibri"/>
            <w:color w:val="FF0000"/>
            <w:rPrChange w:id="64" w:author="arizona" w:date="2021-09-16T17:22:00Z">
              <w:rPr>
                <w:rFonts w:ascii="Calibri" w:hAnsi="Calibri"/>
                <w:color w:val="000000"/>
              </w:rPr>
            </w:rPrChange>
          </w:rPr>
          <w:t>199</w:t>
        </w:r>
      </w:ins>
      <w:bookmarkEnd w:id="52"/>
      <w:r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Pr="0022519C">
        <w:rPr>
          <w:rFonts w:ascii="Calibri" w:eastAsiaTheme="minorEastAsia" w:hAnsi="Calibri" w:cstheme="minorBidi"/>
          <w:b/>
          <w:color w:val="000000"/>
          <w:highlight w:val="yellow"/>
          <w:lang w:eastAsia="en-US"/>
        </w:rPr>
        <w:t>Resgate agora</w:t>
      </w:r>
      <w:r w:rsidRPr="0022519C">
        <w:rPr>
          <w:rFonts w:ascii="Calibri" w:eastAsiaTheme="minorEastAsia" w:hAnsi="Calibri" w:cstheme="minorBidi"/>
          <w:b/>
          <w:color w:val="000000"/>
          <w:lang w:eastAsia="en-US"/>
        </w:rPr>
        <w:br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sz w:val="22"/>
          <w:szCs w:val="22"/>
          <w:u w:val="single"/>
        </w:rPr>
        <w:tab/>
      </w:r>
      <w:r w:rsidRPr="0022519C">
        <w:rPr>
          <w:rFonts w:ascii="Arial" w:hAnsi="Arial" w:cs="Arial"/>
          <w:b/>
          <w:color w:val="4F81BD" w:themeColor="accent1"/>
          <w:sz w:val="22"/>
          <w:szCs w:val="22"/>
        </w:rPr>
        <w:br/>
      </w:r>
    </w:p>
    <w:p w14:paraId="544D03D6" w14:textId="77777777" w:rsidR="00D65726" w:rsidRPr="0022519C" w:rsidRDefault="00D65726" w:rsidP="00D65726">
      <w:pPr>
        <w:contextualSpacing/>
        <w:rPr>
          <w:rFonts w:ascii="Arial" w:hAnsi="Arial" w:cs="Arial"/>
          <w:sz w:val="22"/>
          <w:szCs w:val="22"/>
        </w:rPr>
      </w:pPr>
    </w:p>
    <w:p w14:paraId="6809DA8D" w14:textId="77777777" w:rsidR="00A01A3A" w:rsidRPr="00A01A3A" w:rsidRDefault="00D65726" w:rsidP="00A01A3A">
      <w:pPr>
        <w:contextualSpacing/>
        <w:rPr>
          <w:ins w:id="65" w:author="arizona" w:date="2021-09-14T23:48:00Z"/>
          <w:rFonts w:asciiTheme="majorHAnsi" w:hAnsiTheme="majorHAnsi" w:cs="Arial"/>
          <w:b/>
          <w:lang w:val="en-US"/>
        </w:rPr>
      </w:pPr>
      <w:r w:rsidRPr="0022519C">
        <w:rPr>
          <w:rFonts w:asciiTheme="majorHAnsi" w:hAnsiTheme="majorHAnsi" w:cs="Arial"/>
          <w:b/>
        </w:rPr>
        <w:t>Para resgatar os benefícios, acesse:</w:t>
      </w:r>
      <w:ins w:id="66" w:author="arizona" w:date="2021-09-14T23:48:00Z">
        <w:r w:rsidR="00A01A3A">
          <w:rPr>
            <w:rFonts w:asciiTheme="majorHAnsi" w:hAnsiTheme="majorHAnsi" w:cs="Arial"/>
            <w:b/>
          </w:rPr>
          <w:br/>
        </w:r>
        <w:proofErr w:type="spellStart"/>
        <w:r w:rsidR="00A01A3A" w:rsidRPr="00A01A3A">
          <w:rPr>
            <w:rFonts w:asciiTheme="majorHAnsi" w:hAnsiTheme="majorHAnsi" w:cs="Arial"/>
            <w:i/>
            <w:lang w:val="en-US"/>
          </w:rPr>
          <w:t>Alterar</w:t>
        </w:r>
        <w:proofErr w:type="spellEnd"/>
        <w:r w:rsidR="00A01A3A" w:rsidRPr="00A01A3A">
          <w:rPr>
            <w:rFonts w:asciiTheme="majorHAnsi" w:hAnsiTheme="majorHAnsi" w:cs="Arial"/>
            <w:i/>
            <w:lang w:val="en-US"/>
          </w:rPr>
          <w:t xml:space="preserve"> para logo </w:t>
        </w:r>
        <w:proofErr w:type="spellStart"/>
        <w:r w:rsidR="00A01A3A" w:rsidRPr="00A01A3A">
          <w:rPr>
            <w:rFonts w:asciiTheme="majorHAnsi" w:hAnsiTheme="majorHAnsi" w:cs="Arial"/>
            <w:i/>
            <w:lang w:val="en-US"/>
          </w:rPr>
          <w:t>convergente</w:t>
        </w:r>
        <w:proofErr w:type="spellEnd"/>
      </w:ins>
    </w:p>
    <w:p w14:paraId="29990428" w14:textId="6A6F3982" w:rsidR="00D65726" w:rsidRPr="0022519C" w:rsidRDefault="00D65726" w:rsidP="00D65726">
      <w:pPr>
        <w:contextualSpacing/>
        <w:rPr>
          <w:rFonts w:asciiTheme="majorHAnsi" w:hAnsiTheme="majorHAnsi" w:cs="Arial"/>
          <w:b/>
        </w:rPr>
      </w:pPr>
      <w:r w:rsidRPr="0022519C">
        <w:rPr>
          <w:rFonts w:asciiTheme="majorHAnsi" w:hAnsiTheme="majorHAnsi" w:cs="Arial"/>
          <w:b/>
        </w:rPr>
        <w:br/>
      </w:r>
      <w:r w:rsidRPr="0022519C">
        <w:rPr>
          <w:rFonts w:asciiTheme="majorHAnsi" w:hAnsiTheme="majorHAnsi" w:cs="Arial"/>
          <w:b/>
          <w:highlight w:val="yellow"/>
        </w:rPr>
        <w:t>MÓVEL</w:t>
      </w:r>
      <w:r w:rsidRPr="0022519C">
        <w:rPr>
          <w:rFonts w:asciiTheme="majorHAnsi" w:hAnsiTheme="majorHAnsi" w:cs="Arial"/>
          <w:b/>
        </w:rPr>
        <w:t xml:space="preserve">: </w:t>
      </w:r>
      <w:r w:rsidRPr="0022519C">
        <w:rPr>
          <w:rFonts w:asciiTheme="majorHAnsi" w:hAnsiTheme="majorHAnsi" w:cs="Arial"/>
        </w:rPr>
        <w:t>Meu Vivo &gt; Vivo Valoriza</w:t>
      </w:r>
      <w:r w:rsidRPr="0022519C">
        <w:rPr>
          <w:rFonts w:asciiTheme="majorHAnsi" w:hAnsiTheme="majorHAnsi" w:cs="Arial"/>
          <w:b/>
        </w:rPr>
        <w:br/>
      </w:r>
      <w:r w:rsidRPr="0022519C">
        <w:rPr>
          <w:rFonts w:asciiTheme="majorHAnsi" w:hAnsiTheme="majorHAnsi" w:cs="Arial"/>
          <w:b/>
          <w:highlight w:val="yellow"/>
        </w:rPr>
        <w:t>FIXO:</w:t>
      </w:r>
      <w:r w:rsidRPr="0022519C">
        <w:rPr>
          <w:rFonts w:asciiTheme="majorHAnsi" w:hAnsiTheme="majorHAnsi" w:cs="Arial"/>
          <w:b/>
        </w:rPr>
        <w:t xml:space="preserve"> </w:t>
      </w:r>
      <w:r w:rsidRPr="0022519C">
        <w:rPr>
          <w:rFonts w:asciiTheme="majorHAnsi" w:hAnsiTheme="majorHAnsi"/>
          <w:color w:val="000000"/>
        </w:rPr>
        <w:t>Meu Vivo &gt; Perfil &gt; Vivo Valoriza</w:t>
      </w:r>
      <w:r w:rsidRPr="0022519C">
        <w:rPr>
          <w:rFonts w:ascii="Arial" w:hAnsi="Arial" w:cs="Arial"/>
          <w:sz w:val="22"/>
          <w:szCs w:val="22"/>
        </w:rPr>
        <w:br/>
      </w:r>
    </w:p>
    <w:p w14:paraId="76A2FCF8" w14:textId="74D2E229" w:rsidR="00C7082A" w:rsidRPr="0022519C" w:rsidRDefault="00D65726" w:rsidP="00D65726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  <w:r w:rsidRPr="0022519C">
        <w:rPr>
          <w:rFonts w:ascii="Calibri" w:hAnsi="Calibri"/>
          <w:color w:val="000000"/>
        </w:rPr>
        <w:t xml:space="preserve">TL: O programa Vivo Valoriza é válido para clientes Vivo, pessoas físicas, adimplentes, exceto clientes pré-pago. Ofertas sujeitas a alteração conforme disponibilidade e diretrizes de cada parceiro. Consulte os regulamentos, as condições de participação, a utilização dos benefícios e mais informações </w:t>
      </w:r>
      <w:ins w:id="67" w:author="arizona Ricardo" w:date="2021-09-15T18:44:00Z">
        <w:r w:rsidR="00005BD0">
          <w:rPr>
            <w:rFonts w:ascii="Calibri" w:hAnsi="Calibri"/>
            <w:color w:val="000000"/>
          </w:rPr>
          <w:t xml:space="preserve">no </w:t>
        </w:r>
      </w:ins>
      <w:del w:id="68" w:author="arizona Ricardo" w:date="2021-09-15T18:44:00Z">
        <w:r w:rsidRPr="0022519C" w:rsidDel="00005BD0">
          <w:rPr>
            <w:rFonts w:ascii="Calibri" w:hAnsi="Calibri"/>
            <w:color w:val="000000"/>
          </w:rPr>
          <w:delText>www.</w:delText>
        </w:r>
      </w:del>
      <w:r w:rsidRPr="0022519C">
        <w:rPr>
          <w:rFonts w:ascii="Calibri" w:hAnsi="Calibri"/>
          <w:color w:val="000000"/>
        </w:rPr>
        <w:t>vivo.com.br/</w:t>
      </w:r>
      <w:proofErr w:type="spellStart"/>
      <w:r w:rsidRPr="0022519C">
        <w:rPr>
          <w:rFonts w:ascii="Calibri" w:hAnsi="Calibri"/>
          <w:color w:val="000000"/>
        </w:rPr>
        <w:t>vivovaloriza</w:t>
      </w:r>
      <w:proofErr w:type="spellEnd"/>
      <w:r w:rsidRPr="0022519C">
        <w:rPr>
          <w:rFonts w:ascii="Calibri" w:hAnsi="Calibri"/>
          <w:color w:val="000000"/>
        </w:rPr>
        <w:t xml:space="preserve"> e no aplicativo Meu Vivo &gt; Vivo Valoriza.</w:t>
      </w:r>
    </w:p>
    <w:p w14:paraId="65CFABA7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6AF925B8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7328EDF0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043D1830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36D590A0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3A1A23E4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17DFAC89" w14:textId="77777777" w:rsidR="00C7082A" w:rsidRPr="0022519C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7AEABAEA" w14:textId="77777777" w:rsidR="00E26546" w:rsidRPr="0022519C" w:rsidRDefault="00E26546"/>
    <w:sectPr w:rsidR="00E26546" w:rsidRPr="0022519C" w:rsidSect="00C7082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pple Color Emoji">
    <w:altName w:val="Cambria"/>
    <w:charset w:val="00"/>
    <w:family w:val="auto"/>
    <w:pitch w:val="variable"/>
    <w:sig w:usb0="00000003" w:usb1="18000000" w:usb2="14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trackRevision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82A"/>
    <w:rsid w:val="00005BD0"/>
    <w:rsid w:val="00192E54"/>
    <w:rsid w:val="0022519C"/>
    <w:rsid w:val="00260BE0"/>
    <w:rsid w:val="00373BED"/>
    <w:rsid w:val="003911D1"/>
    <w:rsid w:val="00451FA1"/>
    <w:rsid w:val="005121F2"/>
    <w:rsid w:val="0069770F"/>
    <w:rsid w:val="0073143F"/>
    <w:rsid w:val="00836891"/>
    <w:rsid w:val="00844B60"/>
    <w:rsid w:val="008A3867"/>
    <w:rsid w:val="00977D47"/>
    <w:rsid w:val="00A01A3A"/>
    <w:rsid w:val="00B91F5F"/>
    <w:rsid w:val="00C7082A"/>
    <w:rsid w:val="00D65726"/>
    <w:rsid w:val="00DA3E79"/>
    <w:rsid w:val="00DB7146"/>
    <w:rsid w:val="00E01871"/>
    <w:rsid w:val="00E26546"/>
    <w:rsid w:val="00E329E9"/>
    <w:rsid w:val="00ED793E"/>
    <w:rsid w:val="00F3579B"/>
    <w:rsid w:val="00F53AA3"/>
    <w:rsid w:val="00F7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3A7741A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82A"/>
    <w:rPr>
      <w:rFonts w:ascii="Times New Roman" w:eastAsia="Times New Roman" w:hAnsi="Times New Roman" w:cs="Times New Roman"/>
      <w:lang w:val="pt-BR"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689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891"/>
    <w:rPr>
      <w:rFonts w:ascii="Lucida Grande" w:eastAsia="Times New Roman" w:hAnsi="Lucida Grande" w:cs="Lucida Grande"/>
      <w:sz w:val="18"/>
      <w:szCs w:val="18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A01A3A"/>
    <w:pPr>
      <w:spacing w:before="100" w:beforeAutospacing="1" w:after="100" w:afterAutospacing="1"/>
    </w:pPr>
    <w:rPr>
      <w:rFonts w:eastAsiaTheme="minorEastAsia"/>
      <w:sz w:val="20"/>
      <w:szCs w:val="20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82A"/>
    <w:rPr>
      <w:rFonts w:ascii="Times New Roman" w:eastAsia="Times New Roman" w:hAnsi="Times New Roman" w:cs="Times New Roman"/>
      <w:lang w:val="pt-BR"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689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891"/>
    <w:rPr>
      <w:rFonts w:ascii="Lucida Grande" w:eastAsia="Times New Roman" w:hAnsi="Lucida Grande" w:cs="Lucida Grande"/>
      <w:sz w:val="18"/>
      <w:szCs w:val="18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A01A3A"/>
    <w:pPr>
      <w:spacing w:before="100" w:beforeAutospacing="1" w:after="100" w:afterAutospacing="1"/>
    </w:pPr>
    <w:rPr>
      <w:rFonts w:eastAsiaTheme="minorEastAsi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9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594</Words>
  <Characters>3388</Characters>
  <Application>Microsoft Macintosh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arizona</dc:creator>
  <cp:keywords/>
  <dc:description/>
  <cp:lastModifiedBy>arizona</cp:lastModifiedBy>
  <cp:revision>2</cp:revision>
  <dcterms:created xsi:type="dcterms:W3CDTF">2021-09-16T20:22:00Z</dcterms:created>
  <dcterms:modified xsi:type="dcterms:W3CDTF">2021-09-16T20:22:00Z</dcterms:modified>
</cp:coreProperties>
</file>