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bookmarkStart w:id="0" w:name="_GoBack"/>
      <w:bookmarkEnd w:id="0"/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B19CD6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</w:p>
    <w:p w14:paraId="37E9A94F" w14:textId="224270F1" w:rsidR="00760E3B" w:rsidRPr="003B5842" w:rsidRDefault="00DE1C98" w:rsidP="00760E3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E-MAIL CONDOMÍNIO</w:t>
      </w:r>
    </w:p>
    <w:p w14:paraId="1A10FAB7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6F0F1B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77A3435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subject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)</w:t>
      </w:r>
    </w:p>
    <w:p w14:paraId="1FD91C64" w14:textId="34723983" w:rsidR="003B5842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tal</w:t>
      </w:r>
      <w:r w:rsidR="00AE647D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18DD4378" w14:textId="65C3F602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pré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-header)</w:t>
      </w:r>
    </w:p>
    <w:p w14:paraId="0151A0DD" w14:textId="0A707FA3" w:rsid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Tem Vivo Fibra no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 com 600 Mega disponível</w:t>
      </w:r>
    </w:p>
    <w:p w14:paraId="29C19D98" w14:textId="3399BE28" w:rsidR="00DE1C98" w:rsidRP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Vivo Fibra com muitos benefícios pra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vc</w:t>
      </w:r>
      <w:proofErr w:type="spellEnd"/>
    </w:p>
    <w:p w14:paraId="4B22610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00F1FB4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5E40A3AF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(e-mail)</w:t>
      </w:r>
    </w:p>
    <w:p w14:paraId="70D45DD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43A7FB18" w14:textId="01B0AD53" w:rsidR="0001676F" w:rsidRPr="00651E52" w:rsidRDefault="0001676F" w:rsidP="0001676F">
      <w:pPr>
        <w:contextualSpacing/>
        <w:rPr>
          <w:rFonts w:ascii="Arial" w:hAnsi="Arial" w:cs="Arial"/>
          <w:b/>
          <w:bCs/>
        </w:rPr>
      </w:pPr>
      <w:r w:rsidRPr="00651E52">
        <w:rPr>
          <w:rFonts w:ascii="Arial" w:hAnsi="Arial" w:cs="Arial"/>
          <w:b/>
          <w:bCs/>
        </w:rPr>
        <w:t xml:space="preserve">Chegamos </w:t>
      </w:r>
      <w:ins w:id="1" w:author="arizona" w:date="2021-09-13T16:06:00Z">
        <w:r w:rsidR="0012198C" w:rsidRPr="00651E52">
          <w:rPr>
            <w:rFonts w:ascii="Arial" w:hAnsi="Arial" w:cs="Arial"/>
            <w:b/>
            <w:bCs/>
          </w:rPr>
          <w:t>no seu</w:t>
        </w:r>
      </w:ins>
      <w:r w:rsidRPr="00651E52">
        <w:rPr>
          <w:rFonts w:ascii="Arial" w:hAnsi="Arial" w:cs="Arial"/>
          <w:b/>
          <w:bCs/>
        </w:rPr>
        <w:t xml:space="preserve"> condomínio ;) </w:t>
      </w:r>
    </w:p>
    <w:p w14:paraId="517E2A25" w14:textId="77777777" w:rsidR="00760E3B" w:rsidRPr="00651E52" w:rsidRDefault="00760E3B" w:rsidP="00760E3B">
      <w:pPr>
        <w:contextualSpacing/>
        <w:rPr>
          <w:rFonts w:ascii="Arial" w:hAnsi="Arial" w:cs="Arial"/>
          <w:sz w:val="22"/>
          <w:szCs w:val="22"/>
          <w:u w:val="single"/>
        </w:rPr>
      </w:pP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  <w:r w:rsidRPr="00651E52">
        <w:rPr>
          <w:rFonts w:ascii="Arial" w:hAnsi="Arial" w:cs="Arial"/>
          <w:sz w:val="22"/>
          <w:szCs w:val="22"/>
          <w:u w:val="single"/>
        </w:rPr>
        <w:tab/>
      </w:r>
    </w:p>
    <w:p w14:paraId="7023AD32" w14:textId="77777777" w:rsidR="00760E3B" w:rsidRPr="00651E52" w:rsidRDefault="00760E3B" w:rsidP="00760E3B">
      <w:pPr>
        <w:contextualSpacing/>
        <w:rPr>
          <w:rFonts w:ascii="Arial" w:hAnsi="Arial" w:cs="Arial"/>
          <w:sz w:val="22"/>
          <w:szCs w:val="22"/>
        </w:rPr>
      </w:pPr>
    </w:p>
    <w:p w14:paraId="23B85C9D" w14:textId="1E929196" w:rsidR="00760E3B" w:rsidRPr="00651E52" w:rsidRDefault="00DE1C98" w:rsidP="00760E3B">
      <w:pPr>
        <w:contextualSpacing/>
        <w:rPr>
          <w:rFonts w:ascii="Arial" w:hAnsi="Arial" w:cs="Arial"/>
          <w:sz w:val="22"/>
          <w:szCs w:val="22"/>
        </w:rPr>
      </w:pPr>
      <w:r w:rsidRPr="00651E52">
        <w:rPr>
          <w:rFonts w:ascii="Arial" w:hAnsi="Arial" w:cs="Arial"/>
          <w:sz w:val="22"/>
          <w:szCs w:val="22"/>
        </w:rPr>
        <w:t>Olá morador, tudo bem?</w:t>
      </w:r>
    </w:p>
    <w:p w14:paraId="41718E13" w14:textId="77777777" w:rsidR="003B5842" w:rsidRDefault="003B5842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</w:p>
    <w:p w14:paraId="542C489A" w14:textId="4BA7A0B0" w:rsidR="003B5842" w:rsidRDefault="00DE1C98" w:rsidP="003B584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A Vivo tem uma ótima notícia pra você que é </w:t>
      </w:r>
      <w:r w:rsidRPr="00651E52">
        <w:rPr>
          <w:rFonts w:ascii="Arial" w:hAnsi="Arial" w:cs="Arial"/>
          <w:color w:val="212121"/>
          <w:sz w:val="22"/>
          <w:szCs w:val="22"/>
        </w:rPr>
        <w:t xml:space="preserve">morador do </w:t>
      </w:r>
      <w:proofErr w:type="spellStart"/>
      <w:r w:rsidRPr="00651E52">
        <w:rPr>
          <w:rFonts w:ascii="Arial" w:hAnsi="Arial" w:cs="Arial"/>
          <w:color w:val="212121"/>
          <w:sz w:val="22"/>
          <w:szCs w:val="22"/>
        </w:rPr>
        <w:t>Myra</w:t>
      </w:r>
      <w:proofErr w:type="spellEnd"/>
      <w:r w:rsidR="0001676F" w:rsidRPr="00651E52">
        <w:rPr>
          <w:rFonts w:ascii="Arial" w:hAnsi="Arial" w:cs="Arial"/>
          <w:color w:val="212121"/>
          <w:sz w:val="22"/>
          <w:szCs w:val="22"/>
        </w:rPr>
        <w:t xml:space="preserve"> Alphaville</w:t>
      </w:r>
      <w:r w:rsidRPr="00651E52">
        <w:rPr>
          <w:rFonts w:ascii="Arial" w:hAnsi="Arial" w:cs="Arial"/>
          <w:color w:val="212121"/>
          <w:sz w:val="22"/>
          <w:szCs w:val="22"/>
        </w:rPr>
        <w:t>.</w:t>
      </w:r>
      <w:r>
        <w:rPr>
          <w:rFonts w:ascii="Arial" w:hAnsi="Arial" w:cs="Arial"/>
          <w:color w:val="212121"/>
          <w:sz w:val="22"/>
          <w:szCs w:val="22"/>
        </w:rPr>
        <w:t xml:space="preserve"> É que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agora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você poderá ter a melhor tecnologia de internet com até 600 Mega de velocidade na sua casa!</w:t>
      </w:r>
    </w:p>
    <w:p w14:paraId="4100C0E9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1EA2FC9" w14:textId="77777777" w:rsidR="003B5842" w:rsidRPr="00651E52" w:rsidRDefault="003B5842" w:rsidP="003B5842">
      <w:pPr>
        <w:rPr>
          <w:rFonts w:ascii="Arial" w:hAnsi="Arial" w:cs="Arial"/>
          <w:color w:val="FF0000"/>
          <w:sz w:val="22"/>
          <w:szCs w:val="22"/>
        </w:rPr>
      </w:pPr>
    </w:p>
    <w:p w14:paraId="1D22DB4C" w14:textId="7E1F18BF" w:rsidR="003B5842" w:rsidRPr="00651E52" w:rsidRDefault="00DE1C98" w:rsidP="003B5842">
      <w:pPr>
        <w:rPr>
          <w:rFonts w:ascii="Arial" w:hAnsi="Arial" w:cs="Arial"/>
          <w:b/>
          <w:color w:val="FF0000"/>
          <w:sz w:val="22"/>
          <w:szCs w:val="22"/>
        </w:rPr>
      </w:pPr>
      <w:r w:rsidRPr="00651E52">
        <w:rPr>
          <w:rFonts w:ascii="Arial" w:hAnsi="Arial" w:cs="Arial"/>
          <w:b/>
          <w:color w:val="FF0000"/>
          <w:sz w:val="22"/>
          <w:szCs w:val="22"/>
        </w:rPr>
        <w:t xml:space="preserve">Comodidade e rapidez na instalação </w:t>
      </w:r>
      <w:ins w:id="2" w:author="arizona" w:date="2021-09-22T10:24:00Z">
        <w:r w:rsidR="00651E52" w:rsidRPr="00651E52">
          <w:rPr>
            <w:rFonts w:ascii="Arial" w:hAnsi="Arial" w:cs="Arial"/>
            <w:b/>
            <w:color w:val="FF0000"/>
            <w:sz w:val="22"/>
            <w:szCs w:val="22"/>
          </w:rPr>
          <w:t xml:space="preserve">e </w:t>
        </w:r>
      </w:ins>
      <w:r w:rsidRPr="00651E52">
        <w:rPr>
          <w:rFonts w:ascii="Arial" w:hAnsi="Arial" w:cs="Arial"/>
          <w:b/>
          <w:color w:val="FF0000"/>
          <w:sz w:val="22"/>
          <w:szCs w:val="22"/>
        </w:rPr>
        <w:t>muitos benefícios pra você</w:t>
      </w:r>
      <w:ins w:id="3" w:author="arizona" w:date="2021-09-22T10:25:00Z">
        <w:r w:rsidR="00651E52" w:rsidRPr="00651E52">
          <w:rPr>
            <w:rFonts w:ascii="Arial" w:hAnsi="Arial" w:cs="Arial"/>
            <w:b/>
            <w:color w:val="FF0000"/>
            <w:sz w:val="22"/>
            <w:szCs w:val="22"/>
          </w:rPr>
          <w:t xml:space="preserve"> escolher</w:t>
        </w:r>
      </w:ins>
      <w:r w:rsidRPr="00651E52">
        <w:rPr>
          <w:rFonts w:ascii="Arial" w:hAnsi="Arial" w:cs="Arial"/>
          <w:b/>
          <w:color w:val="FF0000"/>
          <w:sz w:val="22"/>
          <w:szCs w:val="22"/>
        </w:rPr>
        <w:t>:</w:t>
      </w:r>
    </w:p>
    <w:p w14:paraId="0035DA05" w14:textId="77777777" w:rsidR="00651E52" w:rsidRPr="00BA3410" w:rsidRDefault="00651E52" w:rsidP="00651E52">
      <w:pPr>
        <w:rPr>
          <w:ins w:id="4" w:author="arizona" w:date="2021-09-22T10:27:00Z"/>
          <w:rFonts w:ascii="Arial" w:hAnsi="Arial" w:cs="Arial"/>
          <w:color w:val="FF0000"/>
          <w:sz w:val="22"/>
          <w:szCs w:val="22"/>
        </w:rPr>
      </w:pPr>
      <w:ins w:id="5" w:author="arizona" w:date="2021-09-22T10:27:00Z">
        <w:r w:rsidRPr="00BA3410">
          <w:rPr>
            <w:rFonts w:ascii="Arial" w:hAnsi="Arial" w:cs="Arial"/>
            <w:color w:val="FF0000"/>
            <w:sz w:val="22"/>
            <w:szCs w:val="22"/>
          </w:rPr>
          <w:t xml:space="preserve">- </w:t>
        </w:r>
        <w:proofErr w:type="spellStart"/>
        <w:r w:rsidRPr="00BA3410">
          <w:rPr>
            <w:rFonts w:ascii="Arial" w:hAnsi="Arial" w:cs="Arial"/>
            <w:color w:val="FF0000"/>
            <w:sz w:val="22"/>
            <w:szCs w:val="22"/>
          </w:rPr>
          <w:t>Ultravelocidade</w:t>
        </w:r>
        <w:proofErr w:type="spellEnd"/>
        <w:r w:rsidRPr="00BA3410">
          <w:rPr>
            <w:rFonts w:ascii="Arial" w:hAnsi="Arial" w:cs="Arial"/>
            <w:color w:val="FF0000"/>
            <w:sz w:val="22"/>
            <w:szCs w:val="22"/>
          </w:rPr>
          <w:t xml:space="preserve"> Vivo Fibra de até 600 </w:t>
        </w:r>
        <w:proofErr w:type="spellStart"/>
        <w:r w:rsidRPr="00BA3410">
          <w:rPr>
            <w:rFonts w:ascii="Arial" w:hAnsi="Arial" w:cs="Arial"/>
            <w:color w:val="FF0000"/>
            <w:sz w:val="22"/>
            <w:szCs w:val="22"/>
          </w:rPr>
          <w:t>Mega</w:t>
        </w:r>
        <w:proofErr w:type="spellEnd"/>
        <w:r w:rsidRPr="00BA3410">
          <w:rPr>
            <w:rFonts w:ascii="Arial" w:hAnsi="Arial" w:cs="Arial"/>
            <w:color w:val="FF0000"/>
            <w:sz w:val="22"/>
            <w:szCs w:val="22"/>
          </w:rPr>
          <w:t>.</w:t>
        </w:r>
      </w:ins>
    </w:p>
    <w:p w14:paraId="0D7D2835" w14:textId="2A371C22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r w:rsidRPr="00DE1C98">
        <w:rPr>
          <w:rFonts w:ascii="Arial" w:hAnsi="Arial" w:cs="Arial"/>
          <w:color w:val="000000"/>
          <w:sz w:val="22"/>
          <w:szCs w:val="22"/>
        </w:rPr>
        <w:t xml:space="preserve">Vivo Play: pacotes de TV mais completos, com os maiores sucessos de bilheteria </w:t>
      </w:r>
      <w:r w:rsidR="005052A7">
        <w:rPr>
          <w:rFonts w:ascii="Arial" w:hAnsi="Arial" w:cs="Arial"/>
          <w:color w:val="000000"/>
          <w:sz w:val="22"/>
          <w:szCs w:val="22"/>
        </w:rPr>
        <w:t>e as melhores sé</w:t>
      </w:r>
      <w:r w:rsidRPr="00DE1C98">
        <w:rPr>
          <w:rFonts w:ascii="Arial" w:hAnsi="Arial" w:cs="Arial"/>
          <w:color w:val="000000"/>
          <w:sz w:val="22"/>
          <w:szCs w:val="22"/>
        </w:rPr>
        <w:t>ries na sua casa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6E1D2E75" w14:textId="2C7FCB3E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Apps integrad</w:t>
      </w:r>
      <w:r w:rsidR="00512B31">
        <w:rPr>
          <w:rFonts w:ascii="Arial" w:hAnsi="Arial" w:cs="Arial"/>
          <w:color w:val="000000"/>
          <w:sz w:val="22"/>
          <w:szCs w:val="22"/>
        </w:rPr>
        <w:t xml:space="preserve">os na TV: Disney+, Netflix, </w:t>
      </w:r>
      <w:proofErr w:type="spellStart"/>
      <w:r w:rsidR="00512B31">
        <w:rPr>
          <w:rFonts w:ascii="Arial" w:hAnsi="Arial" w:cs="Arial"/>
          <w:color w:val="000000"/>
          <w:sz w:val="22"/>
          <w:szCs w:val="22"/>
        </w:rPr>
        <w:t>YouT</w:t>
      </w:r>
      <w:r>
        <w:rPr>
          <w:rFonts w:ascii="Arial" w:hAnsi="Arial" w:cs="Arial"/>
          <w:color w:val="000000"/>
          <w:sz w:val="22"/>
          <w:szCs w:val="22"/>
        </w:rPr>
        <w:t>ube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 Prime Video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708C429A" w14:textId="3DA4CD2F" w:rsidR="00DE1C98" w:rsidRP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Solução de Wi-Fi com </w:t>
      </w:r>
      <w:r w:rsidR="005052A7">
        <w:rPr>
          <w:rFonts w:ascii="Arial" w:hAnsi="Arial" w:cs="Arial"/>
          <w:color w:val="000000"/>
          <w:sz w:val="22"/>
          <w:szCs w:val="22"/>
        </w:rPr>
        <w:t>ótimo sinal em todos os cômodos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54F57C77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50381BD1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3900D0D" w14:textId="567CDFA8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Gostou?</w:t>
      </w:r>
    </w:p>
    <w:p w14:paraId="57A455D0" w14:textId="7007FB41" w:rsidR="00DE1C98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Fale com um de nossos consultores!</w:t>
      </w:r>
    </w:p>
    <w:p w14:paraId="753F60C7" w14:textId="77777777" w:rsidR="00DE1C98" w:rsidRPr="00DE1C98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98195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2895</w:t>
      </w:r>
    </w:p>
    <w:p w14:paraId="78E4277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97589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5192</w:t>
      </w:r>
    </w:p>
    <w:p w14:paraId="68B4C88E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516352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590942D7" w14:textId="5160C731" w:rsidR="00DE1C98" w:rsidRP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  <w:highlight w:val="yellow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Em parceria com </w:t>
      </w:r>
    </w:p>
    <w:p w14:paraId="78CC5188" w14:textId="08C67527" w:rsid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MPD</w:t>
      </w:r>
    </w:p>
    <w:p w14:paraId="34CA7687" w14:textId="77777777" w:rsidR="0001676F" w:rsidRPr="003B5842" w:rsidRDefault="0001676F" w:rsidP="0001676F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628C2092" w14:textId="77777777" w:rsidR="0001676F" w:rsidRPr="003B5842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</w:p>
    <w:sectPr w:rsidR="0001676F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ABEF4A" w14:textId="77777777" w:rsidR="00471AA4" w:rsidRDefault="00471AA4" w:rsidP="00DD094A">
      <w:r>
        <w:separator/>
      </w:r>
    </w:p>
  </w:endnote>
  <w:endnote w:type="continuationSeparator" w:id="0">
    <w:p w14:paraId="73818422" w14:textId="77777777" w:rsidR="00471AA4" w:rsidRDefault="00471AA4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2C328E" w14:textId="77777777" w:rsidR="00471AA4" w:rsidRDefault="00471AA4" w:rsidP="00DD094A">
      <w:r>
        <w:separator/>
      </w:r>
    </w:p>
  </w:footnote>
  <w:footnote w:type="continuationSeparator" w:id="0">
    <w:p w14:paraId="219F6D75" w14:textId="77777777" w:rsidR="00471AA4" w:rsidRDefault="00471AA4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1676F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2198C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1AA4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51E52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3641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0610F2FC-5DE4-5546-93B8-D0FF68F7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915</Characters>
  <Application>Microsoft Macintosh Word</Application>
  <DocSecurity>0</DocSecurity>
  <Lines>36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2</cp:revision>
  <cp:lastPrinted>2021-02-02T15:41:00Z</cp:lastPrinted>
  <dcterms:created xsi:type="dcterms:W3CDTF">2021-09-22T13:29:00Z</dcterms:created>
  <dcterms:modified xsi:type="dcterms:W3CDTF">2021-09-22T13:29:00Z</dcterms:modified>
</cp:coreProperties>
</file>